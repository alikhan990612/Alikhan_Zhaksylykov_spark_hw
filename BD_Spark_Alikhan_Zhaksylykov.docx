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FB2858" w14:textId="0A1256BC" w:rsidR="00F34BA2" w:rsidRPr="009E6DDD" w:rsidRDefault="00F34BA2" w:rsidP="008A0B10">
      <w:pPr>
        <w:spacing w:after="0" w:line="360" w:lineRule="auto"/>
        <w:rPr>
          <w:rFonts w:asciiTheme="minorHAnsi" w:hAnsiTheme="minorHAnsi" w:cstheme="minorHAnsi"/>
          <w:b/>
          <w:bCs/>
          <w:color w:val="76CDD8"/>
          <w:sz w:val="24"/>
          <w:szCs w:val="24"/>
        </w:rPr>
      </w:pPr>
      <w:r w:rsidRPr="009E6DDD">
        <w:rPr>
          <w:rFonts w:asciiTheme="minorHAnsi" w:hAnsiTheme="minorHAnsi" w:cstheme="minorHAnsi"/>
          <w:b/>
          <w:bCs/>
          <w:color w:val="76CDD8"/>
          <w:sz w:val="24"/>
          <w:szCs w:val="24"/>
        </w:rPr>
        <w:t>Spark Practice</w:t>
      </w:r>
    </w:p>
    <w:p w14:paraId="26D66BD8" w14:textId="77777777" w:rsidR="00F3451E" w:rsidRPr="000165C5" w:rsidRDefault="00F3451E" w:rsidP="008A0B10">
      <w:pPr>
        <w:pStyle w:val="Style1"/>
        <w:spacing w:line="360" w:lineRule="auto"/>
      </w:pPr>
      <w:r w:rsidRPr="000165C5">
        <w:t>CONTENTS</w:t>
      </w:r>
    </w:p>
    <w:p w14:paraId="0AF4166A" w14:textId="7AC360B5" w:rsidR="00F3451E" w:rsidRPr="000165C5" w:rsidRDefault="00F3451E" w:rsidP="008A0B10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6675179" w:history="1">
        <w:r w:rsidRPr="000165C5">
          <w:rPr>
            <w:rStyle w:val="a6"/>
            <w:rFonts w:asciiTheme="minorHAnsi" w:hAnsiTheme="minorHAnsi" w:cstheme="minorHAnsi"/>
            <w:noProof/>
            <w:sz w:val="22"/>
          </w:rPr>
          <w:t>1.</w:t>
        </w:r>
        <w:r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Pr="000165C5">
          <w:rPr>
            <w:rStyle w:val="a6"/>
            <w:rFonts w:asciiTheme="minorHAnsi" w:hAnsiTheme="minorHAnsi" w:cstheme="minorHAnsi"/>
            <w:noProof/>
            <w:sz w:val="22"/>
          </w:rPr>
          <w:t>Prerequisites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_Toc126675179 \h </w:instrTex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68543636" w14:textId="4A97F4FB" w:rsidR="00F3451E" w:rsidRPr="000165C5" w:rsidRDefault="00D047AB" w:rsidP="00E972C1">
      <w:pPr>
        <w:pStyle w:val="11"/>
        <w:tabs>
          <w:tab w:val="left" w:pos="440"/>
          <w:tab w:val="right" w:leader="dot" w:pos="10070"/>
        </w:tabs>
        <w:spacing w:after="0" w:line="360" w:lineRule="auto"/>
        <w:rPr>
          <w:rFonts w:asciiTheme="minorHAnsi" w:eastAsiaTheme="minorEastAsia" w:hAnsiTheme="minorHAnsi" w:cstheme="minorHAnsi"/>
          <w:noProof/>
          <w:color w:val="auto"/>
          <w:sz w:val="22"/>
        </w:rPr>
      </w:pPr>
      <w:hyperlink w:anchor="_Toc126675180" w:history="1"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2.</w:t>
        </w:r>
        <w:r w:rsidR="00F3451E" w:rsidRPr="000165C5">
          <w:rPr>
            <w:rFonts w:asciiTheme="minorHAnsi" w:eastAsiaTheme="minorEastAsia" w:hAnsiTheme="minorHAnsi" w:cstheme="minorHAnsi"/>
            <w:noProof/>
            <w:color w:val="auto"/>
            <w:sz w:val="22"/>
          </w:rPr>
          <w:tab/>
        </w:r>
        <w:r w:rsidR="00F3451E" w:rsidRPr="000165C5">
          <w:rPr>
            <w:rStyle w:val="a6"/>
            <w:rFonts w:asciiTheme="minorHAnsi" w:hAnsiTheme="minorHAnsi" w:cstheme="minorHAnsi"/>
            <w:noProof/>
            <w:sz w:val="22"/>
          </w:rPr>
          <w:t>Task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tab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begin"/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instrText xml:space="preserve"> PAGEREF _Toc126675180 \h </w:instrTex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separate"/>
        </w:r>
        <w:r w:rsidR="00711C52">
          <w:rPr>
            <w:rFonts w:asciiTheme="minorHAnsi" w:hAnsiTheme="minorHAnsi" w:cstheme="minorHAnsi"/>
            <w:noProof/>
            <w:webHidden/>
            <w:sz w:val="22"/>
          </w:rPr>
          <w:t>2</w:t>
        </w:r>
        <w:r w:rsidR="00F3451E" w:rsidRPr="000165C5">
          <w:rPr>
            <w:rFonts w:asciiTheme="minorHAnsi" w:hAnsiTheme="minorHAnsi" w:cstheme="minorHAnsi"/>
            <w:noProof/>
            <w:webHidden/>
            <w:sz w:val="22"/>
          </w:rPr>
          <w:fldChar w:fldCharType="end"/>
        </w:r>
      </w:hyperlink>
    </w:p>
    <w:p w14:paraId="27C546AD" w14:textId="77777777" w:rsidR="00787524" w:rsidRDefault="00F3451E" w:rsidP="008A0B10">
      <w:pPr>
        <w:spacing w:line="360" w:lineRule="auto"/>
        <w:rPr>
          <w:ins w:id="0" w:author="Alikhan Zhaksylykov" w:date="2023-12-25T20:57:00Z"/>
        </w:rPr>
      </w:pPr>
      <w:r>
        <w:rPr>
          <w:b/>
          <w:bCs/>
          <w:noProof/>
        </w:rPr>
        <w:fldChar w:fldCharType="end"/>
      </w:r>
    </w:p>
    <w:p w14:paraId="524FD451" w14:textId="02C31524" w:rsidR="00787524" w:rsidRDefault="00E16A39" w:rsidP="008A0B10">
      <w:pPr>
        <w:spacing w:line="360" w:lineRule="auto"/>
        <w:rPr>
          <w:ins w:id="1" w:author="Alikhan Zhaksylykov" w:date="2023-12-25T20:57:00Z"/>
        </w:rPr>
      </w:pPr>
      <w:proofErr w:type="spellStart"/>
      <w:ins w:id="2" w:author="Alikhan Zhaksylykov" w:date="2023-12-25T21:13:00Z">
        <w:r>
          <w:t>Github</w:t>
        </w:r>
        <w:proofErr w:type="spellEnd"/>
        <w:r>
          <w:t xml:space="preserve">: </w:t>
        </w:r>
        <w:r w:rsidRPr="00E16A39">
          <w:t>https://github.com/alikhan990612/Alikhan_Zhaksylykov_spark_hw</w:t>
        </w:r>
      </w:ins>
      <w:bookmarkStart w:id="3" w:name="_GoBack"/>
      <w:bookmarkEnd w:id="3"/>
    </w:p>
    <w:p w14:paraId="646BE510" w14:textId="77777777" w:rsidR="00787524" w:rsidRDefault="00787524" w:rsidP="008A0B10">
      <w:pPr>
        <w:spacing w:line="360" w:lineRule="auto"/>
        <w:rPr>
          <w:ins w:id="4" w:author="Alikhan Zhaksylykov" w:date="2023-12-25T20:57:00Z"/>
        </w:rPr>
      </w:pPr>
    </w:p>
    <w:p w14:paraId="12ED9902" w14:textId="77777777" w:rsidR="00787524" w:rsidRDefault="00787524" w:rsidP="008A0B10">
      <w:pPr>
        <w:spacing w:line="360" w:lineRule="auto"/>
        <w:rPr>
          <w:ins w:id="5" w:author="Alikhan Zhaksylykov" w:date="2023-12-25T20:57:00Z"/>
        </w:rPr>
      </w:pPr>
    </w:p>
    <w:p w14:paraId="4E2C9113" w14:textId="77777777" w:rsidR="00787524" w:rsidRDefault="00787524" w:rsidP="008A0B10">
      <w:pPr>
        <w:spacing w:line="360" w:lineRule="auto"/>
        <w:rPr>
          <w:ins w:id="6" w:author="Alikhan Zhaksylykov" w:date="2023-12-25T20:57:00Z"/>
        </w:rPr>
      </w:pPr>
    </w:p>
    <w:p w14:paraId="3B878B5E" w14:textId="77777777" w:rsidR="00787524" w:rsidRDefault="00787524" w:rsidP="008A0B10">
      <w:pPr>
        <w:spacing w:line="360" w:lineRule="auto"/>
        <w:rPr>
          <w:ins w:id="7" w:author="Alikhan Zhaksylykov" w:date="2023-12-25T20:57:00Z"/>
        </w:rPr>
      </w:pPr>
    </w:p>
    <w:p w14:paraId="77D12DF5" w14:textId="77777777" w:rsidR="00787524" w:rsidRDefault="00787524" w:rsidP="008A0B10">
      <w:pPr>
        <w:spacing w:line="360" w:lineRule="auto"/>
        <w:rPr>
          <w:ins w:id="8" w:author="Alikhan Zhaksylykov" w:date="2023-12-25T20:57:00Z"/>
        </w:rPr>
      </w:pPr>
    </w:p>
    <w:p w14:paraId="71A6D44B" w14:textId="77777777" w:rsidR="00787524" w:rsidRDefault="00787524" w:rsidP="008A0B10">
      <w:pPr>
        <w:spacing w:line="360" w:lineRule="auto"/>
        <w:rPr>
          <w:ins w:id="9" w:author="Alikhan Zhaksylykov" w:date="2023-12-25T20:57:00Z"/>
        </w:rPr>
      </w:pPr>
    </w:p>
    <w:p w14:paraId="1A223C80" w14:textId="77777777" w:rsidR="00787524" w:rsidRDefault="00787524" w:rsidP="008A0B10">
      <w:pPr>
        <w:spacing w:line="360" w:lineRule="auto"/>
        <w:rPr>
          <w:ins w:id="10" w:author="Alikhan Zhaksylykov" w:date="2023-12-25T20:57:00Z"/>
        </w:rPr>
      </w:pPr>
    </w:p>
    <w:p w14:paraId="43931C60" w14:textId="77777777" w:rsidR="00787524" w:rsidRDefault="00787524" w:rsidP="008A0B10">
      <w:pPr>
        <w:spacing w:line="360" w:lineRule="auto"/>
        <w:rPr>
          <w:ins w:id="11" w:author="Alikhan Zhaksylykov" w:date="2023-12-25T20:57:00Z"/>
        </w:rPr>
      </w:pPr>
    </w:p>
    <w:p w14:paraId="0E0ADBAE" w14:textId="77777777" w:rsidR="00787524" w:rsidRDefault="00787524" w:rsidP="008A0B10">
      <w:pPr>
        <w:spacing w:line="360" w:lineRule="auto"/>
        <w:rPr>
          <w:ins w:id="12" w:author="Alikhan Zhaksylykov" w:date="2023-12-25T20:57:00Z"/>
        </w:rPr>
      </w:pPr>
    </w:p>
    <w:p w14:paraId="2A7F7F79" w14:textId="77777777" w:rsidR="00787524" w:rsidRDefault="00787524" w:rsidP="008A0B10">
      <w:pPr>
        <w:spacing w:line="360" w:lineRule="auto"/>
        <w:rPr>
          <w:ins w:id="13" w:author="Alikhan Zhaksylykov" w:date="2023-12-25T20:57:00Z"/>
        </w:rPr>
      </w:pPr>
    </w:p>
    <w:p w14:paraId="4950C60C" w14:textId="77777777" w:rsidR="00787524" w:rsidRDefault="00787524" w:rsidP="008A0B10">
      <w:pPr>
        <w:spacing w:line="360" w:lineRule="auto"/>
        <w:rPr>
          <w:ins w:id="14" w:author="Alikhan Zhaksylykov" w:date="2023-12-25T20:57:00Z"/>
        </w:rPr>
      </w:pPr>
    </w:p>
    <w:p w14:paraId="08E93719" w14:textId="77777777" w:rsidR="00787524" w:rsidRDefault="00787524" w:rsidP="008A0B10">
      <w:pPr>
        <w:spacing w:line="360" w:lineRule="auto"/>
        <w:rPr>
          <w:ins w:id="15" w:author="Alikhan Zhaksylykov" w:date="2023-12-25T20:57:00Z"/>
        </w:rPr>
      </w:pPr>
    </w:p>
    <w:p w14:paraId="191A7D77" w14:textId="77777777" w:rsidR="00787524" w:rsidRDefault="00787524" w:rsidP="008A0B10">
      <w:pPr>
        <w:spacing w:line="360" w:lineRule="auto"/>
        <w:rPr>
          <w:ins w:id="16" w:author="Alikhan Zhaksylykov" w:date="2023-12-25T20:57:00Z"/>
        </w:rPr>
      </w:pPr>
    </w:p>
    <w:p w14:paraId="06FCE1FA" w14:textId="77777777" w:rsidR="00787524" w:rsidRDefault="00787524" w:rsidP="008A0B10">
      <w:pPr>
        <w:spacing w:line="360" w:lineRule="auto"/>
        <w:rPr>
          <w:ins w:id="17" w:author="Alikhan Zhaksylykov" w:date="2023-12-25T20:57:00Z"/>
        </w:rPr>
      </w:pPr>
    </w:p>
    <w:p w14:paraId="7E4248BE" w14:textId="77777777" w:rsidR="00787524" w:rsidRDefault="00787524" w:rsidP="008A0B10">
      <w:pPr>
        <w:spacing w:line="360" w:lineRule="auto"/>
        <w:rPr>
          <w:ins w:id="18" w:author="Alikhan Zhaksylykov" w:date="2023-12-25T20:57:00Z"/>
        </w:rPr>
      </w:pPr>
    </w:p>
    <w:p w14:paraId="67132510" w14:textId="77777777" w:rsidR="00787524" w:rsidRDefault="00787524" w:rsidP="008A0B10">
      <w:pPr>
        <w:spacing w:line="360" w:lineRule="auto"/>
        <w:rPr>
          <w:ins w:id="19" w:author="Alikhan Zhaksylykov" w:date="2023-12-25T20:57:00Z"/>
        </w:rPr>
      </w:pPr>
    </w:p>
    <w:p w14:paraId="17BA4DC4" w14:textId="4FED8BA5" w:rsidR="007C4E0F" w:rsidRDefault="00F3451E" w:rsidP="008A0B10">
      <w:pPr>
        <w:spacing w:line="360" w:lineRule="auto"/>
      </w:pPr>
      <w:del w:id="20" w:author="Alikhan Zhaksylykov" w:date="2023-12-25T20:57:00Z">
        <w:r w:rsidDel="00787524">
          <w:br w:type="page"/>
        </w:r>
      </w:del>
      <w:bookmarkStart w:id="21" w:name="_Toc126675179"/>
    </w:p>
    <w:p w14:paraId="5DA2910A" w14:textId="144E5040" w:rsidR="00B66CBE" w:rsidRPr="008A0B10" w:rsidRDefault="00F34BA2" w:rsidP="008A0B10">
      <w:pPr>
        <w:pStyle w:val="Style1"/>
        <w:spacing w:before="0"/>
      </w:pPr>
      <w:r w:rsidRPr="00F3451E">
        <w:lastRenderedPageBreak/>
        <w:t>P</w:t>
      </w:r>
      <w:r w:rsidR="009E1F66" w:rsidRPr="00F3451E"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F79312" wp14:editId="3BD1E0A6">
                <wp:simplePos x="0" y="0"/>
                <wp:positionH relativeFrom="page">
                  <wp:posOffset>12192</wp:posOffset>
                </wp:positionH>
                <wp:positionV relativeFrom="page">
                  <wp:posOffset>9848086</wp:posOffset>
                </wp:positionV>
                <wp:extent cx="7760208" cy="210459"/>
                <wp:effectExtent l="0" t="0" r="0" b="0"/>
                <wp:wrapTopAndBottom/>
                <wp:docPr id="10361" name="Group 10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0208" cy="210459"/>
                          <a:chOff x="0" y="0"/>
                          <a:chExt cx="7760208" cy="210459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208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91440" y="92727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34D4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38328" y="34815"/>
                            <a:ext cx="567808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DEEA4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LEARN.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765353" y="34815"/>
                            <a:ext cx="1643349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9D853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>GROW. BE EXCELLENT.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000123" y="34815"/>
                            <a:ext cx="42667" cy="15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75C3B" w14:textId="77777777" w:rsidR="00B66CBE" w:rsidRDefault="009E1F66">
                              <w:r>
                                <w:rPr>
                                  <w:rFonts w:ascii="Franklin Gothic Book" w:eastAsia="Franklin Gothic Book" w:hAnsi="Franklin Gothic Book" w:cs="Franklin Gothic Book"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rto="http://schemas.microsoft.com/office/word/2006/arto">
            <w:pict>
              <v:group id="Group 10361" style="position:absolute;margin-left:.95pt;margin-top:775.45pt;width:611.05pt;height:16.55pt;z-index:251658240;mso-position-horizontal-relative:page;mso-position-vertical-relative:page" coordsize="77602,2104" o:spid="_x0000_s1026" w14:anchorId="33F79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62" style="position:absolute;width:77602;height:1524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">
                  <v:imagedata o:title="" r:id="rId12"/>
                </v:shape>
                <v:rect id="Rectangle 63" style="position:absolute;left:914;top:927;width:427;height:1566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>
                  <v:textbox inset="0,0,0,0">
                    <w:txbxContent>
                      <w:p w:rsidR="00B66CBE" w:rsidRDefault="009E1F66" w14:paraId="2A034D4B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style="position:absolute;left:3383;top:348;width:5678;height:1565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>
                  <v:textbox inset="0,0,0,0">
                    <w:txbxContent>
                      <w:p w:rsidR="00B66CBE" w:rsidRDefault="009E1F66" w14:paraId="62CDEEA4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LEARN. </w:t>
                        </w:r>
                      </w:p>
                    </w:txbxContent>
                  </v:textbox>
                </v:rect>
                <v:rect id="Rectangle 67" style="position:absolute;left:7653;top:348;width:16434;height:1565;visibility:visible;mso-wrap-style:square;v-text-anchor:top" o:spid="_x0000_s103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>
                  <v:textbox inset="0,0,0,0">
                    <w:txbxContent>
                      <w:p w:rsidR="00B66CBE" w:rsidRDefault="009E1F66" w14:paraId="3679D853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>GROW. BE EXCELLENT.</w:t>
                        </w:r>
                      </w:p>
                    </w:txbxContent>
                  </v:textbox>
                </v:rect>
                <v:rect id="Rectangle 68" style="position:absolute;left:20001;top:348;width:426;height:1565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>
                  <v:textbox inset="0,0,0,0">
                    <w:txbxContent>
                      <w:p w:rsidR="00B66CBE" w:rsidRDefault="009E1F66" w14:paraId="16975C3B" w14:textId="77777777">
                        <w:r>
                          <w:rPr>
                            <w:rFonts w:ascii="Franklin Gothic Book" w:hAnsi="Franklin Gothic Book" w:eastAsia="Franklin Gothic Book" w:cs="Franklin Gothic Book"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21"/>
      <w:r w:rsidR="00607161" w:rsidRPr="00F3451E">
        <w:t>REREQUISITES</w:t>
      </w:r>
    </w:p>
    <w:p w14:paraId="59A8AE87" w14:textId="2DF6E553" w:rsidR="00F34BA2" w:rsidRPr="00607161" w:rsidRDefault="00F34BA2" w:rsidP="008A0B10">
      <w:pPr>
        <w:pStyle w:val="list-item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Install Spark locally </w:t>
      </w:r>
      <w:r w:rsidR="00C47CE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using </w:t>
      </w:r>
      <w:r w:rsidR="00C47CED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one of the methods described </w:t>
      </w:r>
      <w:r w:rsidR="00106C87">
        <w:fldChar w:fldCharType="begin"/>
      </w:r>
      <w:r w:rsidR="00106C87" w:rsidRPr="00106C87">
        <w:rPr>
          <w:lang w:val="en-US"/>
          <w:rPrChange w:id="22" w:author="Alesia Karpeichik" w:date="2023-04-10T17:00:00Z">
            <w:rPr/>
          </w:rPrChange>
        </w:rPr>
        <w:instrText>HYPERLINK "https://spark.apache.org/downloads.html"</w:instrText>
      </w:r>
      <w:r w:rsidR="00106C87">
        <w:fldChar w:fldCharType="separate"/>
      </w:r>
      <w:r w:rsidR="00C47CED" w:rsidRPr="00607161">
        <w:rPr>
          <w:rStyle w:val="a6"/>
          <w:rFonts w:asciiTheme="minorHAnsi" w:hAnsiTheme="minorHAnsi" w:cstheme="minorHAnsi"/>
          <w:sz w:val="22"/>
          <w:szCs w:val="22"/>
          <w:lang w:val="en-US"/>
        </w:rPr>
        <w:t>here</w:t>
      </w:r>
      <w:r w:rsidR="00106C87">
        <w:rPr>
          <w:rStyle w:val="a6"/>
          <w:rFonts w:asciiTheme="minorHAnsi" w:hAnsiTheme="minorHAnsi" w:cstheme="minorHAnsi"/>
          <w:sz w:val="22"/>
          <w:szCs w:val="22"/>
          <w:lang w:val="en-US"/>
        </w:rPr>
        <w:fldChar w:fldCharType="end"/>
      </w:r>
      <w:r w:rsidR="00C47CED" w:rsidRPr="00C47CED">
        <w:rPr>
          <w:rStyle w:val="a6"/>
          <w:rFonts w:asciiTheme="minorHAnsi" w:hAnsiTheme="minorHAnsi" w:cstheme="minorHAnsi"/>
          <w:sz w:val="22"/>
          <w:szCs w:val="22"/>
          <w:u w:val="none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or in Docker.</w:t>
      </w:r>
    </w:p>
    <w:p w14:paraId="23056441" w14:textId="573A0937" w:rsidR="003217F6" w:rsidRPr="00563862" w:rsidRDefault="00F34BA2" w:rsidP="003217F6">
      <w:pPr>
        <w:pStyle w:val="list-item"/>
        <w:numPr>
          <w:ilvl w:val="0"/>
          <w:numId w:val="18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Create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Spark </w:t>
      </w:r>
      <w:r w:rsidR="00194F7A">
        <w:rPr>
          <w:rFonts w:asciiTheme="minorHAnsi" w:hAnsiTheme="minorHAnsi" w:cstheme="minorHAnsi"/>
          <w:color w:val="303240"/>
          <w:sz w:val="22"/>
          <w:szCs w:val="22"/>
          <w:lang w:val="en-US"/>
        </w:rPr>
        <w:t>ETL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job to read data from a </w:t>
      </w:r>
      <w:r w:rsidR="00986EC3">
        <w:rPr>
          <w:rFonts w:asciiTheme="minorHAnsi" w:hAnsiTheme="minorHAnsi" w:cstheme="minorHAnsi"/>
          <w:color w:val="303240"/>
          <w:sz w:val="22"/>
          <w:szCs w:val="22"/>
          <w:lang w:val="en-US"/>
        </w:rPr>
        <w:t>local storage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3217F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 can find the data 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>in the Spark Practice</w:t>
      </w:r>
      <w:r w:rsidR="00645300">
        <w:rPr>
          <w:rFonts w:asciiTheme="minorHAnsi" w:hAnsiTheme="minorHAnsi" w:cstheme="minorHAnsi"/>
          <w:color w:val="303240"/>
          <w:sz w:val="22"/>
          <w:szCs w:val="22"/>
          <w:lang w:val="en-US"/>
        </w:rPr>
        <w:t>—D</w:t>
      </w:r>
      <w:r w:rsidR="00626857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ataset file </w:t>
      </w:r>
      <w:r w:rsidR="008A39C6">
        <w:rPr>
          <w:rFonts w:asciiTheme="minorHAnsi" w:hAnsiTheme="minorHAnsi" w:cstheme="minorHAnsi"/>
          <w:color w:val="303240"/>
          <w:sz w:val="22"/>
          <w:szCs w:val="22"/>
          <w:lang w:val="en-US"/>
        </w:rPr>
        <w:t>on the page with the task description.</w:t>
      </w:r>
    </w:p>
    <w:p w14:paraId="5A865DFD" w14:textId="2980B93B" w:rsidR="00F34BA2" w:rsidRPr="008A0B10" w:rsidRDefault="00F34BA2" w:rsidP="008A0B10">
      <w:pPr>
        <w:pStyle w:val="Style1"/>
        <w:spacing w:before="0"/>
      </w:pPr>
      <w:bookmarkStart w:id="23" w:name="_Toc126675180"/>
      <w:r w:rsidRPr="00607161">
        <w:t>T</w:t>
      </w:r>
      <w:bookmarkEnd w:id="23"/>
      <w:r w:rsidR="00607161">
        <w:t>ASK</w:t>
      </w:r>
    </w:p>
    <w:p w14:paraId="0A8F6F11" w14:textId="3253B1D7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before="0" w:beforeAutospacing="0" w:line="360" w:lineRule="auto"/>
        <w:ind w:left="1020"/>
        <w:rPr>
          <w:ins w:id="24" w:author="Alikhan Zhaksylykov" w:date="2023-12-25T20:49:00Z"/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Check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restaurant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data for incorrect (null) values (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ongitude). For incorrect values, map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856DB0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ongitude from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 </w:t>
      </w:r>
      <w:proofErr w:type="spellStart"/>
      <w:r w:rsidR="00362DA1">
        <w:fldChar w:fldCharType="begin"/>
      </w:r>
      <w:r w:rsidR="00362DA1" w:rsidRPr="004265F1">
        <w:rPr>
          <w:lang w:val="en-US"/>
          <w:rPrChange w:id="25" w:author="Alikhan Zhaksylykov" w:date="2023-12-25T17:52:00Z">
            <w:rPr/>
          </w:rPrChange>
        </w:rPr>
        <w:instrText xml:space="preserve"> HYPERLINK "https://opencagedata.com/api" \t "_blank" </w:instrText>
      </w:r>
      <w:r w:rsidR="00362DA1">
        <w:fldChar w:fldCharType="separate"/>
      </w:r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>OpenCage</w:t>
      </w:r>
      <w:proofErr w:type="spellEnd"/>
      <w:r w:rsidRPr="0060716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t xml:space="preserve"> Geocoding API</w:t>
      </w:r>
      <w:r w:rsidR="00362DA1">
        <w:rPr>
          <w:rStyle w:val="a6"/>
          <w:rFonts w:asciiTheme="minorHAnsi" w:hAnsiTheme="minorHAnsi" w:cstheme="minorHAnsi"/>
          <w:color w:val="008ACE"/>
          <w:sz w:val="22"/>
          <w:szCs w:val="22"/>
          <w:lang w:val="en-US"/>
        </w:rPr>
        <w:fldChar w:fldCharType="end"/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 in </w:t>
      </w:r>
      <w:r w:rsidR="007728E4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job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v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ia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the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REST API.</w:t>
      </w:r>
    </w:p>
    <w:p w14:paraId="4FDA4325" w14:textId="793B9E62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26" w:author="Alikhan Zhaksylykov" w:date="2023-12-25T20:49:00Z"/>
          <w:rFonts w:asciiTheme="minorHAnsi" w:hAnsiTheme="minorHAnsi" w:cstheme="minorHAnsi"/>
          <w:color w:val="303240"/>
          <w:sz w:val="22"/>
          <w:szCs w:val="22"/>
          <w:lang w:val="en-US"/>
        </w:rPr>
        <w:pPrChange w:id="27" w:author="Alikhan Zhaksylykov" w:date="2023-12-25T20:49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28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17BEB1A" wp14:editId="4CFBF6E5">
              <wp:extent cx="6400800" cy="1233170"/>
              <wp:effectExtent l="0" t="0" r="0" b="508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-1.png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233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3804B7" w14:textId="0328FD9F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29" w:author="Alikhan Zhaksylykov" w:date="2023-12-25T20:47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0" w:author="Alikhan Zhaksylykov" w:date="2023-12-25T20:49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1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696806C" wp14:editId="0C952FA4">
              <wp:extent cx="6400800" cy="3082290"/>
              <wp:effectExtent l="0" t="0" r="0" b="381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0.png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082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81A7E8" w14:textId="5709696E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32" w:author="Alikhan Zhaksylykov" w:date="2023-12-25T20:50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3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4" w:author="Alikhan Zhaksylykov" w:date="2023-12-25T20:47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3A830443" wp14:editId="53C4792D">
              <wp:extent cx="6400800" cy="2099310"/>
              <wp:effectExtent l="0" t="0" r="0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1.png"/>
                      <pic:cNvPicPr/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099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5" w:author="Alikhan Zhaksylykov" w:date="2023-12-25T20:49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6C465913" wp14:editId="36D9A7DC">
              <wp:extent cx="6400800" cy="3601085"/>
              <wp:effectExtent l="0" t="0" r="0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2.png"/>
                      <pic:cNvPicPr/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601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BC7178" w14:textId="61C508D7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36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37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38" w:author="Alikhan Zhaksylykov" w:date="2023-12-25T20:50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6883F0A5" wp14:editId="45835823">
              <wp:extent cx="6400800" cy="2505710"/>
              <wp:effectExtent l="0" t="0" r="0" b="8890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1" name="3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505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EF10EB3" w14:textId="14E8962B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39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40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1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12169FEA" wp14:editId="6E5D85F2">
              <wp:extent cx="6400800" cy="3321685"/>
              <wp:effectExtent l="0" t="0" r="0" b="0"/>
              <wp:docPr id="17" name="Рисунок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" name="4.png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321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9D5AFD6" w14:textId="759BCF6D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42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43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4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776508C6" wp14:editId="06FB669A">
              <wp:extent cx="6400800" cy="3176905"/>
              <wp:effectExtent l="0" t="0" r="0" b="4445"/>
              <wp:docPr id="18" name="Рисунок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5.png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1769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5716C40" w14:textId="1A700554" w:rsidR="004265F1" w:rsidRDefault="004265F1">
      <w:pPr>
        <w:pStyle w:val="list-item"/>
        <w:shd w:val="clear" w:color="auto" w:fill="FFFFFF"/>
        <w:spacing w:before="0" w:beforeAutospacing="0" w:line="360" w:lineRule="auto"/>
        <w:rPr>
          <w:ins w:id="45" w:author="Alikhan Zhaksylykov" w:date="2023-12-25T20:52:00Z"/>
          <w:rFonts w:asciiTheme="minorHAnsi" w:hAnsiTheme="minorHAnsi" w:cstheme="minorHAnsi"/>
          <w:color w:val="303240"/>
          <w:sz w:val="22"/>
          <w:szCs w:val="22"/>
          <w:lang w:val="en-US"/>
        </w:rPr>
        <w:pPrChange w:id="46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7" w:author="Alikhan Zhaksylykov" w:date="2023-12-25T20:52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3B1C5699" wp14:editId="2D01002A">
              <wp:extent cx="6400800" cy="2788920"/>
              <wp:effectExtent l="0" t="0" r="0" b="0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6.png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7889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6893896" w14:textId="07899FE0" w:rsidR="004265F1" w:rsidRPr="00607161" w:rsidRDefault="004265F1">
      <w:pPr>
        <w:pStyle w:val="list-item"/>
        <w:shd w:val="clear" w:color="auto" w:fill="FFFFFF"/>
        <w:spacing w:before="0" w:beforeAutospacing="0"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  <w:pPrChange w:id="48" w:author="Alikhan Zhaksylykov" w:date="2023-12-25T20:47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before="0" w:beforeAutospacing="0" w:line="360" w:lineRule="auto"/>
            <w:ind w:left="1020" w:hanging="360"/>
          </w:pPr>
        </w:pPrChange>
      </w:pPr>
      <w:ins w:id="49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5C1F880F" wp14:editId="20A5D27D">
              <wp:extent cx="6400800" cy="2744470"/>
              <wp:effectExtent l="0" t="0" r="0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7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7444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A4A59C" w14:textId="2F986885" w:rsidR="00F34BA2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ins w:id="50" w:author="Alikhan Zhaksylykov" w:date="2023-12-25T20:50:00Z"/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Generate </w:t>
      </w:r>
      <w:r w:rsidR="00930F09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by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atitude 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>and l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ongitude using 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a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librar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like </w:t>
      </w:r>
      <w:proofErr w:type="spellStart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-java</w:t>
      </w:r>
      <w:r w:rsidR="00E57156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. 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Your </w:t>
      </w:r>
      <w:proofErr w:type="spellStart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geohash</w:t>
      </w:r>
      <w:proofErr w:type="spellEnd"/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should be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four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character</w:t>
      </w:r>
      <w:r w:rsidR="00703290">
        <w:rPr>
          <w:rFonts w:asciiTheme="minorHAnsi" w:hAnsiTheme="minorHAnsi" w:cstheme="minorHAnsi"/>
          <w:color w:val="303240"/>
          <w:sz w:val="22"/>
          <w:szCs w:val="22"/>
          <w:lang w:val="en-US"/>
        </w:rPr>
        <w:t>s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l</w:t>
      </w:r>
      <w:r w:rsidR="00DF025D">
        <w:rPr>
          <w:rFonts w:asciiTheme="minorHAnsi" w:hAnsiTheme="minorHAnsi" w:cstheme="minorHAnsi"/>
          <w:color w:val="303240"/>
          <w:sz w:val="22"/>
          <w:szCs w:val="22"/>
          <w:lang w:val="en-US"/>
        </w:rPr>
        <w:t>ong and placed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in an extra column.</w:t>
      </w:r>
    </w:p>
    <w:p w14:paraId="04EE79E8" w14:textId="01F7ABAE" w:rsidR="004265F1" w:rsidRDefault="004265F1">
      <w:pPr>
        <w:pStyle w:val="list-item"/>
        <w:shd w:val="clear" w:color="auto" w:fill="FFFFFF"/>
        <w:spacing w:line="360" w:lineRule="auto"/>
        <w:rPr>
          <w:ins w:id="51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2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53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1581D535" wp14:editId="0D028AA5">
              <wp:extent cx="6400800" cy="3593465"/>
              <wp:effectExtent l="0" t="0" r="0" b="698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8.png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59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D693B4" w14:textId="6B88F4DF" w:rsidR="004265F1" w:rsidRDefault="004265F1">
      <w:pPr>
        <w:pStyle w:val="list-item"/>
        <w:shd w:val="clear" w:color="auto" w:fill="FFFFFF"/>
        <w:spacing w:line="360" w:lineRule="auto"/>
        <w:rPr>
          <w:ins w:id="54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5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</w:p>
    <w:p w14:paraId="5A61D7F3" w14:textId="47B8C915" w:rsidR="004265F1" w:rsidRDefault="004265F1">
      <w:pPr>
        <w:pStyle w:val="list-item"/>
        <w:shd w:val="clear" w:color="auto" w:fill="FFFFFF"/>
        <w:spacing w:line="360" w:lineRule="auto"/>
        <w:rPr>
          <w:ins w:id="56" w:author="Alikhan Zhaksylykov" w:date="2023-12-25T20:51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7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</w:p>
    <w:p w14:paraId="39C6F980" w14:textId="28B093A7" w:rsidR="004265F1" w:rsidRDefault="004265F1">
      <w:pPr>
        <w:pStyle w:val="list-item"/>
        <w:shd w:val="clear" w:color="auto" w:fill="FFFFFF"/>
        <w:spacing w:line="360" w:lineRule="auto"/>
        <w:rPr>
          <w:ins w:id="58" w:author="Alikhan Zhaksylykov" w:date="2023-12-25T20:53:00Z"/>
          <w:rFonts w:asciiTheme="minorHAnsi" w:hAnsiTheme="minorHAnsi" w:cstheme="minorHAnsi"/>
          <w:color w:val="303240"/>
          <w:sz w:val="22"/>
          <w:szCs w:val="22"/>
          <w:lang w:val="en-US"/>
        </w:rPr>
        <w:pPrChange w:id="59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0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0751C9FC" wp14:editId="7F4F850F">
              <wp:extent cx="6400800" cy="1628775"/>
              <wp:effectExtent l="0" t="0" r="0" b="9525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8" name="9.png"/>
                      <pic:cNvPicPr/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1D233F" w14:textId="77E67950" w:rsidR="004265F1" w:rsidRDefault="004265F1">
      <w:pPr>
        <w:pStyle w:val="list-item"/>
        <w:shd w:val="clear" w:color="auto" w:fill="FFFFFF"/>
        <w:spacing w:line="360" w:lineRule="auto"/>
        <w:rPr>
          <w:ins w:id="61" w:author="Alikhan Zhaksylykov" w:date="2023-12-25T20:54:00Z"/>
          <w:rFonts w:asciiTheme="minorHAnsi" w:hAnsiTheme="minorHAnsi" w:cstheme="minorHAnsi"/>
          <w:color w:val="303240"/>
          <w:sz w:val="22"/>
          <w:szCs w:val="22"/>
          <w:lang w:val="en-US"/>
        </w:rPr>
        <w:pPrChange w:id="62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3" w:author="Alikhan Zhaksylykov" w:date="2023-12-25T20:53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7BA6474F" wp14:editId="6C363D9C">
              <wp:extent cx="6400800" cy="741045"/>
              <wp:effectExtent l="0" t="0" r="0" b="190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" name="9_0.png"/>
                      <pic:cNvPicPr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741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C8E4C7" w14:textId="40FF568B" w:rsidR="004265F1" w:rsidRDefault="004265F1">
      <w:pPr>
        <w:pStyle w:val="list-item"/>
        <w:shd w:val="clear" w:color="auto" w:fill="FFFFFF"/>
        <w:spacing w:line="360" w:lineRule="auto"/>
        <w:rPr>
          <w:ins w:id="64" w:author="Alikhan Zhaksylykov" w:date="2023-12-25T20:54:00Z"/>
          <w:rFonts w:asciiTheme="minorHAnsi" w:hAnsiTheme="minorHAnsi" w:cstheme="minorHAnsi"/>
          <w:color w:val="303240"/>
          <w:sz w:val="22"/>
          <w:szCs w:val="22"/>
          <w:lang w:val="en-US"/>
        </w:rPr>
        <w:pPrChange w:id="65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6" w:author="Alikhan Zhaksylykov" w:date="2023-12-25T20:54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drawing>
            <wp:inline distT="0" distB="0" distL="0" distR="0" wp14:anchorId="5DD771DF" wp14:editId="5D77337E">
              <wp:extent cx="6400800" cy="3521710"/>
              <wp:effectExtent l="0" t="0" r="0" b="254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0" name="9_1.png"/>
                      <pic:cNvPicPr/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521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301399" w14:textId="79E9A7F8" w:rsidR="004265F1" w:rsidRPr="00607161" w:rsidRDefault="004265F1">
      <w:pPr>
        <w:pStyle w:val="list-item"/>
        <w:shd w:val="clear" w:color="auto" w:fill="FFFFFF"/>
        <w:spacing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  <w:pPrChange w:id="67" w:author="Alikhan Zhaksylykov" w:date="2023-12-25T20:50:00Z">
          <w:pPr>
            <w:pStyle w:val="list-item"/>
            <w:numPr>
              <w:numId w:val="20"/>
            </w:numPr>
            <w:shd w:val="clear" w:color="auto" w:fill="FFFFFF"/>
            <w:tabs>
              <w:tab w:val="num" w:pos="720"/>
            </w:tabs>
            <w:spacing w:line="360" w:lineRule="auto"/>
            <w:ind w:left="1020" w:hanging="360"/>
          </w:pPr>
        </w:pPrChange>
      </w:pPr>
      <w:ins w:id="68" w:author="Alikhan Zhaksylykov" w:date="2023-12-25T20:54:00Z">
        <w:r>
          <w:rPr>
            <w:rFonts w:asciiTheme="minorHAnsi" w:hAnsiTheme="minorHAnsi" w:cstheme="minorHAns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6638C4D4" wp14:editId="55231FDD">
              <wp:extent cx="6400800" cy="3664585"/>
              <wp:effectExtent l="0" t="0" r="0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1" name="10.png"/>
                      <pic:cNvPicPr/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664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72219F" w14:textId="6E8907A6" w:rsidR="00F34BA2" w:rsidRDefault="202E39EC" w:rsidP="4786ED42">
      <w:pPr>
        <w:pStyle w:val="list-item"/>
        <w:numPr>
          <w:ilvl w:val="0"/>
          <w:numId w:val="20"/>
        </w:numPr>
        <w:shd w:val="clear" w:color="auto" w:fill="FFFFFF" w:themeFill="background1"/>
        <w:spacing w:line="360" w:lineRule="auto"/>
        <w:ind w:left="1020"/>
        <w:rPr>
          <w:ins w:id="69" w:author="Alikhan Zhaksylykov" w:date="2023-12-25T20:54:00Z"/>
          <w:rFonts w:asciiTheme="minorHAnsi" w:hAnsiTheme="minorHAnsi" w:cstheme="minorBidi"/>
          <w:color w:val="303240"/>
          <w:sz w:val="22"/>
          <w:szCs w:val="22"/>
          <w:lang w:val="en-US"/>
        </w:rPr>
      </w:pP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Left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-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join weather and </w:t>
      </w:r>
      <w:r w:rsidR="2816DCA4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restaurant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data </w:t>
      </w:r>
      <w:r w:rsidR="20CB7CD0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using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the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</w:t>
      </w:r>
      <w:r w:rsidR="4682D2C5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four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-character </w:t>
      </w:r>
      <w:proofErr w:type="spellStart"/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geohash</w:t>
      </w:r>
      <w:proofErr w:type="spellEnd"/>
      <w:r w:rsidR="428BF7EB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. Make sure to 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avoid data multiplication and 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keep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you</w:t>
      </w:r>
      <w:r w:rsidR="58FBDB86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r</w:t>
      </w:r>
      <w:r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 xml:space="preserve"> job idempotent</w:t>
      </w:r>
      <w:r w:rsidR="110095BD" w:rsidRPr="4786ED42">
        <w:rPr>
          <w:rFonts w:asciiTheme="minorHAnsi" w:hAnsiTheme="minorHAnsi" w:cstheme="minorBidi"/>
          <w:color w:val="303240"/>
          <w:sz w:val="22"/>
          <w:szCs w:val="22"/>
          <w:lang w:val="en-US"/>
        </w:rPr>
        <w:t>.</w:t>
      </w:r>
    </w:p>
    <w:p w14:paraId="19F766DD" w14:textId="120A3E37" w:rsidR="004265F1" w:rsidRDefault="004265F1">
      <w:pPr>
        <w:pStyle w:val="list-item"/>
        <w:shd w:val="clear" w:color="auto" w:fill="FFFFFF" w:themeFill="background1"/>
        <w:spacing w:line="360" w:lineRule="auto"/>
        <w:rPr>
          <w:ins w:id="70" w:author="Alikhan Zhaksylykov" w:date="2023-12-25T20:54:00Z"/>
          <w:rFonts w:asciiTheme="minorHAnsi" w:hAnsiTheme="minorHAnsi" w:cstheme="minorBidi"/>
          <w:color w:val="303240"/>
          <w:sz w:val="22"/>
          <w:szCs w:val="22"/>
          <w:lang w:val="en-US"/>
        </w:rPr>
        <w:pPrChange w:id="71" w:author="Alikhan Zhaksylykov" w:date="2023-12-25T20:54:00Z">
          <w:pPr>
            <w:pStyle w:val="list-item"/>
            <w:numPr>
              <w:numId w:val="20"/>
            </w:numPr>
            <w:shd w:val="clear" w:color="auto" w:fill="FFFFFF" w:themeFill="background1"/>
            <w:tabs>
              <w:tab w:val="num" w:pos="720"/>
            </w:tabs>
            <w:spacing w:line="360" w:lineRule="auto"/>
            <w:ind w:left="1020" w:hanging="360"/>
          </w:pPr>
        </w:pPrChange>
      </w:pPr>
      <w:ins w:id="72" w:author="Alikhan Zhaksylykov" w:date="2023-12-25T20:54:00Z">
        <w:r>
          <w:rPr>
            <w:rFonts w:asciiTheme="minorHAnsi" w:hAnsiTheme="minorHAnsi" w:cstheme="minorBidi"/>
            <w:noProof/>
            <w:color w:val="303240"/>
            <w:sz w:val="22"/>
            <w:szCs w:val="22"/>
          </w:rPr>
          <w:drawing>
            <wp:inline distT="0" distB="0" distL="0" distR="0" wp14:anchorId="79F0E275" wp14:editId="2744B616">
              <wp:extent cx="6400800" cy="2379980"/>
              <wp:effectExtent l="0" t="0" r="0" b="127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11.png"/>
                      <pic:cNvPicPr/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23799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E017DC0" w14:textId="30856C77" w:rsidR="004265F1" w:rsidRPr="00607161" w:rsidRDefault="004265F1">
      <w:pPr>
        <w:pStyle w:val="list-item"/>
        <w:shd w:val="clear" w:color="auto" w:fill="FFFFFF" w:themeFill="background1"/>
        <w:spacing w:line="360" w:lineRule="auto"/>
        <w:rPr>
          <w:rFonts w:asciiTheme="minorHAnsi" w:hAnsiTheme="minorHAnsi" w:cstheme="minorBidi"/>
          <w:color w:val="303240"/>
          <w:sz w:val="22"/>
          <w:szCs w:val="22"/>
          <w:lang w:val="en-US"/>
        </w:rPr>
        <w:pPrChange w:id="73" w:author="Alikhan Zhaksylykov" w:date="2023-12-25T20:54:00Z">
          <w:pPr>
            <w:pStyle w:val="list-item"/>
            <w:numPr>
              <w:numId w:val="20"/>
            </w:numPr>
            <w:shd w:val="clear" w:color="auto" w:fill="FFFFFF" w:themeFill="background1"/>
            <w:tabs>
              <w:tab w:val="num" w:pos="720"/>
            </w:tabs>
            <w:spacing w:line="360" w:lineRule="auto"/>
            <w:ind w:left="1020" w:hanging="360"/>
          </w:pPr>
        </w:pPrChange>
      </w:pPr>
      <w:ins w:id="74" w:author="Alikhan Zhaksylykov" w:date="2023-12-25T20:54:00Z">
        <w:r>
          <w:rPr>
            <w:rFonts w:asciiTheme="minorHAnsi" w:hAnsiTheme="minorHAnsi" w:cstheme="minorBidi"/>
            <w:noProof/>
            <w:color w:val="303240"/>
            <w:sz w:val="22"/>
            <w:szCs w:val="22"/>
          </w:rPr>
          <w:lastRenderedPageBreak/>
          <w:drawing>
            <wp:inline distT="0" distB="0" distL="0" distR="0" wp14:anchorId="099ECFA6" wp14:editId="0CF28D58">
              <wp:extent cx="6400800" cy="3116580"/>
              <wp:effectExtent l="0" t="0" r="0" b="7620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5" name="12.png"/>
                      <pic:cNvPicPr/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31165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80A355" w14:textId="045781B2" w:rsidR="00F34BA2" w:rsidRPr="00607161" w:rsidRDefault="009E1F66" w:rsidP="008A0B10">
      <w:pPr>
        <w:pStyle w:val="list-item"/>
        <w:shd w:val="clear" w:color="auto" w:fill="FFFFFF"/>
        <w:spacing w:line="360" w:lineRule="auto"/>
        <w:ind w:left="66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b/>
          <w:bCs/>
          <w:color w:val="303240"/>
          <w:sz w:val="22"/>
          <w:szCs w:val="22"/>
          <w:lang w:val="en-US"/>
        </w:rPr>
        <w:t>Note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: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evelopment and testing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>should</w:t>
      </w:r>
      <w:r w:rsidR="00F34BA2"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be done locally in your IDE environment.</w:t>
      </w:r>
    </w:p>
    <w:p w14:paraId="0906D42A" w14:textId="246B453D" w:rsidR="00F34BA2" w:rsidRPr="00607161" w:rsidRDefault="00F34BA2" w:rsidP="008A0B10">
      <w:pPr>
        <w:pStyle w:val="list-item"/>
        <w:numPr>
          <w:ilvl w:val="0"/>
          <w:numId w:val="20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Store the enriched data (</w:t>
      </w:r>
      <w:r w:rsidR="006C287F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i.e., </w:t>
      </w:r>
      <w:r w:rsidR="00363C78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joined data with all the fields from both datasets) in the local file system</w:t>
      </w:r>
      <w:r w:rsidR="00273851">
        <w:rPr>
          <w:rFonts w:asciiTheme="minorHAnsi" w:hAnsiTheme="minorHAnsi" w:cstheme="minorHAnsi"/>
          <w:color w:val="303240"/>
          <w:sz w:val="22"/>
          <w:szCs w:val="22"/>
          <w:lang w:val="en-US"/>
        </w:rPr>
        <w:t>,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 preserving data partitioning in </w:t>
      </w:r>
      <w:r w:rsidR="0087459D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the </w:t>
      </w: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parquet format.</w:t>
      </w:r>
    </w:p>
    <w:p w14:paraId="66061264" w14:textId="413C9EB5" w:rsidR="00F34BA2" w:rsidRPr="00607161" w:rsidRDefault="006C287F" w:rsidP="008A0B10">
      <w:pPr>
        <w:pStyle w:val="a4"/>
        <w:shd w:val="clear" w:color="auto" w:fill="FFFFFF"/>
        <w:spacing w:before="120" w:beforeAutospacing="0" w:after="120" w:afterAutospacing="0" w:line="360" w:lineRule="auto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You are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 xml:space="preserve"> expected t</w:t>
      </w:r>
      <w:r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o</w:t>
      </w:r>
      <w:r w:rsidR="00F34BA2" w:rsidRPr="00607161">
        <w:rPr>
          <w:rStyle w:val="a5"/>
          <w:rFonts w:asciiTheme="minorHAnsi" w:eastAsia="Calibri" w:hAnsiTheme="minorHAnsi" w:cstheme="minorHAnsi"/>
          <w:color w:val="303240"/>
          <w:sz w:val="22"/>
          <w:szCs w:val="22"/>
          <w:lang w:val="en-US"/>
        </w:rPr>
        <w:t>:</w:t>
      </w:r>
    </w:p>
    <w:p w14:paraId="052B00C6" w14:textId="10970116" w:rsidR="000E4CB6" w:rsidRPr="006C456A" w:rsidRDefault="00F34BA2" w:rsidP="008A0B10">
      <w:pPr>
        <w:pStyle w:val="list-item"/>
        <w:numPr>
          <w:ilvl w:val="0"/>
          <w:numId w:val="21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>Upload the source code and implement tests</w:t>
      </w:r>
    </w:p>
    <w:p w14:paraId="5065B4C8" w14:textId="42D5AF7A" w:rsidR="002E3EB4" w:rsidRPr="00E972C1" w:rsidRDefault="00F34BA2" w:rsidP="008A0B10">
      <w:pPr>
        <w:pStyle w:val="list-item"/>
        <w:numPr>
          <w:ilvl w:val="0"/>
          <w:numId w:val="21"/>
        </w:numPr>
        <w:shd w:val="clear" w:color="auto" w:fill="FFFFFF"/>
        <w:spacing w:line="360" w:lineRule="auto"/>
        <w:ind w:left="1020"/>
        <w:rPr>
          <w:rFonts w:asciiTheme="minorHAnsi" w:hAnsiTheme="minorHAnsi" w:cstheme="minorHAnsi"/>
          <w:color w:val="303240"/>
          <w:sz w:val="22"/>
          <w:szCs w:val="22"/>
          <w:lang w:val="en-US"/>
        </w:rPr>
      </w:pPr>
      <w:r w:rsidRPr="00607161">
        <w:rPr>
          <w:rFonts w:asciiTheme="minorHAnsi" w:hAnsiTheme="minorHAnsi" w:cstheme="minorHAnsi"/>
          <w:color w:val="303240"/>
          <w:sz w:val="22"/>
          <w:szCs w:val="22"/>
          <w:lang w:val="en-US"/>
        </w:rPr>
        <w:t xml:space="preserve">Upload your fully documented homework with screenshots and comments in the task Readme MD file with the repo link. </w:t>
      </w:r>
    </w:p>
    <w:sectPr w:rsidR="002E3EB4" w:rsidRPr="00E972C1" w:rsidSect="006C456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2240" w:h="15840"/>
      <w:pgMar w:top="1980" w:right="1080" w:bottom="1440" w:left="1080" w:header="720" w:footer="720" w:gutter="0"/>
      <w:cols w:space="720"/>
      <w:titlePg/>
      <w:docGrid w:linePitch="299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B5B5B2" w14:textId="77777777" w:rsidR="00D047AB" w:rsidRDefault="00D047AB">
      <w:pPr>
        <w:spacing w:after="0" w:line="240" w:lineRule="auto"/>
      </w:pPr>
      <w:r>
        <w:separator/>
      </w:r>
    </w:p>
  </w:endnote>
  <w:endnote w:type="continuationSeparator" w:id="0">
    <w:p w14:paraId="2099D8C3" w14:textId="77777777" w:rsidR="00D047AB" w:rsidRDefault="00D047AB">
      <w:pPr>
        <w:spacing w:after="0" w:line="240" w:lineRule="auto"/>
      </w:pPr>
      <w:r>
        <w:continuationSeparator/>
      </w:r>
    </w:p>
  </w:endnote>
  <w:endnote w:type="continuationNotice" w:id="1">
    <w:p w14:paraId="0C63F223" w14:textId="77777777" w:rsidR="00D047AB" w:rsidRDefault="00D047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D1F08C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4" behindDoc="0" locked="0" layoutInCell="1" allowOverlap="1" wp14:anchorId="13C32C54" wp14:editId="4188537B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85" name="Group 13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6" name="Shape 13536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87" name="Picture 131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91" name="Rectangle 13191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000B7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88" name="Picture 131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89" name="Rectangle 13189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3612C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90" name="Rectangle 13190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5BED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rto="http://schemas.microsoft.com/office/word/2006/arto">
          <w:pict>
            <v:group id="Group 13185" style="position:absolute;margin-left:0;margin-top:770.4pt;width:612pt;height:21.15pt;z-index:251664384;mso-position-horizontal-relative:page;mso-position-vertical-relative:page" coordsize="77724,2683" o:spid="_x0000_s1087" w14:anchorId="13C32C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">
              <v:shape id="Shape 13536" style="position:absolute;top:50;width:77724;height:2565;visibility:visible;mso-wrap-style:square;v-text-anchor:top" coordsize="7772400,256540" o:spid="_x0000_s1088" fillcolor="#76cdd8" stroked="f" strokeweight="0" path="m,l7772400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">
                <v:stroke miterlimit="83231f" joinstyle="miter"/>
                <v:path textboxrect="0,0,7772400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187" style="position:absolute;left:60;top:579;width:77664;height:1524;visibility:visible;mso-wrap-style:square" o:spid="_x0000_s108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">
                <v:imagedata o:title="" r:id="rId6"/>
              </v:shape>
              <v:rect id="Rectangle 13191" style="position:absolute;left:975;top:1506;width:427;height:1566;visibility:visible;mso-wrap-style:square;v-text-anchor:top" o:spid="_x0000_s109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">
                <v:textbox inset="0,0,0,0">
                  <w:txbxContent>
                    <w:p w:rsidR="00B66CBE" w:rsidRDefault="009E1F66" w14:paraId="1B000B7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88" style="position:absolute;left:2560;width:18440;height:2164;visibility:visible;mso-wrap-style:square" o:spid="_x0000_s109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">
                <v:imagedata o:title="" r:id="rId7"/>
              </v:shape>
              <v:rect id="Rectangle 13189" style="position:absolute;left:3474;top:927;width:22201;height:1566;visibility:visible;mso-wrap-style:square;v-text-anchor:top" o:spid="_x0000_s109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">
                <v:textbox inset="0,0,0,0">
                  <w:txbxContent>
                    <w:p w:rsidR="00B66CBE" w:rsidRDefault="009E1F66" w14:paraId="0A3612C7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90" style="position:absolute;left:20092;top:927;width:427;height:1566;visibility:visible;mso-wrap-style:square;v-text-anchor:top" o:spid="_x0000_s109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">
                <v:textbox inset="0,0,0,0">
                  <w:txbxContent>
                    <w:p w:rsidR="00B66CBE" w:rsidRDefault="009E1F66" w14:paraId="2815BED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7A062E0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5A21D163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664C9" w14:textId="77777777" w:rsidR="00B66CBE" w:rsidRDefault="009E1F66">
    <w:pPr>
      <w:spacing w:after="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5" behindDoc="0" locked="0" layoutInCell="1" allowOverlap="1" wp14:anchorId="25F75BAB" wp14:editId="1D847BA0">
              <wp:simplePos x="0" y="0"/>
              <wp:positionH relativeFrom="page">
                <wp:posOffset>0</wp:posOffset>
              </wp:positionH>
              <wp:positionV relativeFrom="page">
                <wp:posOffset>9784079</wp:posOffset>
              </wp:positionV>
              <wp:extent cx="7772400" cy="268370"/>
              <wp:effectExtent l="0" t="0" r="0" b="0"/>
              <wp:wrapSquare wrapText="bothSides"/>
              <wp:docPr id="13107" name="Group 13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68370"/>
                        <a:chOff x="0" y="0"/>
                        <a:chExt cx="7772400" cy="268370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5053"/>
                          <a:ext cx="7772400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256540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109" name="Picture 131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096" y="57912"/>
                          <a:ext cx="7766304" cy="1524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3" name="Rectangle 13113"/>
                      <wps:cNvSpPr/>
                      <wps:spPr>
                        <a:xfrm>
                          <a:off x="97536" y="150639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81044B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3110" name="Picture 131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032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111" name="Rectangle 13111"/>
                      <wps:cNvSpPr/>
                      <wps:spPr>
                        <a:xfrm>
                          <a:off x="347472" y="92727"/>
                          <a:ext cx="2220032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EB3A2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>LEARN. GROW. BE EXCELLENT.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12" name="Rectangle 13112"/>
                      <wps:cNvSpPr/>
                      <wps:spPr>
                        <a:xfrm>
                          <a:off x="2009267" y="92727"/>
                          <a:ext cx="42667" cy="1565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C9B4CD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rto="http://schemas.microsoft.com/office/word/2006/arto">
          <w:pict>
            <v:group id="Group 13107" style="position:absolute;margin-left:0;margin-top:770.4pt;width:612pt;height:21.15pt;z-index:251665408;mso-position-horizontal-relative:page;mso-position-vertical-relative:page" coordsize="77724,2683" o:spid="_x0000_s1094" w14:anchorId="25F75BA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">
              <v:shape id="Shape 13534" style="position:absolute;top:50;width:77724;height:2565;visibility:visible;mso-wrap-style:square;v-text-anchor:top" coordsize="7772400,256540" o:spid="_x0000_s1095" fillcolor="#76cdd8" stroked="f" strokeweight="0" path="m,l7772400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">
                <v:stroke miterlimit="83231f" joinstyle="miter"/>
                <v:path textboxrect="0,0,7772400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109" style="position:absolute;left:60;top:579;width:77664;height:1524;visibility:visible;mso-wrap-style:square" o:spid="_x0000_s109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">
                <v:imagedata o:title="" r:id="rId8"/>
              </v:shape>
              <v:rect id="Rectangle 13113" style="position:absolute;left:975;top:1506;width:427;height:1566;visibility:visible;mso-wrap-style:square;v-text-anchor:top" o:spid="_x0000_s109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>
                <v:textbox inset="0,0,0,0">
                  <w:txbxContent>
                    <w:p w:rsidR="00B66CBE" w:rsidRDefault="009E1F66" w14:paraId="0D81044B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3110" style="position:absolute;left:2560;width:18440;height:2164;visibility:visible;mso-wrap-style:square" o:spid="_x0000_s109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">
                <v:imagedata o:title="" r:id="rId9"/>
              </v:shape>
              <v:rect id="Rectangle 13111" style="position:absolute;left:3474;top:927;width:22201;height:1566;visibility:visible;mso-wrap-style:square;v-text-anchor:top" o:spid="_x0000_s109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">
                <v:textbox inset="0,0,0,0">
                  <w:txbxContent>
                    <w:p w:rsidR="00B66CBE" w:rsidRDefault="009E1F66" w14:paraId="59EB3A26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>LEARN. GROW. BE EXCELLENT.</w:t>
                      </w:r>
                    </w:p>
                  </w:txbxContent>
                </v:textbox>
              </v:rect>
              <v:rect id="Rectangle 13112" style="position:absolute;left:20092;top:927;width:427;height:1566;visibility:visible;mso-wrap-style:square;v-text-anchor:top" o:spid="_x0000_s1100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>
                <v:textbox inset="0,0,0,0">
                  <w:txbxContent>
                    <w:p w:rsidR="00B66CBE" w:rsidRDefault="009E1F66" w14:paraId="3DC9B4CD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1F65479E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  <w:p w14:paraId="0B792EA6" w14:textId="77777777" w:rsidR="00B66CBE" w:rsidRDefault="009E1F66">
    <w:pPr>
      <w:spacing w:after="0"/>
    </w:pPr>
    <w:r>
      <w:rPr>
        <w:rFonts w:ascii="Franklin Gothic Book" w:eastAsia="Franklin Gothic Book" w:hAnsi="Franklin Gothic Book" w:cs="Franklin Gothic Book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99D308" w14:textId="77777777" w:rsidR="00D047AB" w:rsidRDefault="00D047AB">
      <w:pPr>
        <w:spacing w:after="0" w:line="240" w:lineRule="auto"/>
      </w:pPr>
      <w:r>
        <w:separator/>
      </w:r>
    </w:p>
  </w:footnote>
  <w:footnote w:type="continuationSeparator" w:id="0">
    <w:p w14:paraId="3E7470C3" w14:textId="77777777" w:rsidR="00D047AB" w:rsidRDefault="00D047AB">
      <w:pPr>
        <w:spacing w:after="0" w:line="240" w:lineRule="auto"/>
      </w:pPr>
      <w:r>
        <w:continuationSeparator/>
      </w:r>
    </w:p>
  </w:footnote>
  <w:footnote w:type="continuationNotice" w:id="1">
    <w:p w14:paraId="45601F9A" w14:textId="77777777" w:rsidR="00D047AB" w:rsidRDefault="00D047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8FE929" w14:textId="77777777" w:rsidR="00B66CBE" w:rsidRDefault="009E1F66">
    <w:pPr>
      <w:spacing w:after="0"/>
      <w:ind w:left="-711" w:right="12199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9192D2" wp14:editId="13BA4EA5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11555"/>
              <wp:effectExtent l="0" t="0" r="0" b="0"/>
              <wp:wrapSquare wrapText="bothSides"/>
              <wp:docPr id="13124" name="Group 13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11555"/>
                        <a:chOff x="0" y="0"/>
                        <a:chExt cx="7772400" cy="1011555"/>
                      </a:xfrm>
                    </wpg:grpSpPr>
                    <wps:wsp>
                      <wps:cNvPr id="13175" name="Rectangle 13175"/>
                      <wps:cNvSpPr/>
                      <wps:spPr>
                        <a:xfrm>
                          <a:off x="1609979" y="483642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63F5B5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6" name="Rectangle 13176"/>
                      <wps:cNvSpPr/>
                      <wps:spPr>
                        <a:xfrm>
                          <a:off x="451409" y="626897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AF4A9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7" name="Rectangle 13177"/>
                      <wps:cNvSpPr/>
                      <wps:spPr>
                        <a:xfrm>
                          <a:off x="451409" y="770154"/>
                          <a:ext cx="42565" cy="15621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20AF12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7772400" cy="1011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400" h="1011555">
                              <a:moveTo>
                                <a:pt x="0" y="0"/>
                              </a:moveTo>
                              <a:lnTo>
                                <a:pt x="7772400" y="0"/>
                              </a:lnTo>
                              <a:lnTo>
                                <a:pt x="7772400" y="1011555"/>
                              </a:lnTo>
                              <a:lnTo>
                                <a:pt x="0" y="10115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6" name="Shape 13126"/>
                      <wps:cNvSpPr/>
                      <wps:spPr>
                        <a:xfrm>
                          <a:off x="981646" y="674635"/>
                          <a:ext cx="31055" cy="138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055" h="138046">
                              <a:moveTo>
                                <a:pt x="30184" y="0"/>
                              </a:moveTo>
                              <a:lnTo>
                                <a:pt x="31055" y="0"/>
                              </a:lnTo>
                              <a:lnTo>
                                <a:pt x="31055" y="18561"/>
                              </a:lnTo>
                              <a:lnTo>
                                <a:pt x="29603" y="18561"/>
                              </a:lnTo>
                              <a:cubicBezTo>
                                <a:pt x="21477" y="18561"/>
                                <a:pt x="17414" y="22621"/>
                                <a:pt x="17414" y="30743"/>
                              </a:cubicBezTo>
                              <a:lnTo>
                                <a:pt x="17414" y="59164"/>
                              </a:lnTo>
                              <a:lnTo>
                                <a:pt x="17994" y="59164"/>
                              </a:lnTo>
                              <a:lnTo>
                                <a:pt x="31055" y="59164"/>
                              </a:lnTo>
                              <a:lnTo>
                                <a:pt x="31055" y="76565"/>
                              </a:lnTo>
                              <a:lnTo>
                                <a:pt x="17994" y="76565"/>
                              </a:lnTo>
                              <a:lnTo>
                                <a:pt x="17994" y="109045"/>
                              </a:lnTo>
                              <a:cubicBezTo>
                                <a:pt x="17994" y="117166"/>
                                <a:pt x="22057" y="121226"/>
                                <a:pt x="30184" y="121226"/>
                              </a:cubicBezTo>
                              <a:lnTo>
                                <a:pt x="31055" y="121226"/>
                              </a:lnTo>
                              <a:lnTo>
                                <a:pt x="31055" y="138046"/>
                              </a:lnTo>
                              <a:lnTo>
                                <a:pt x="30184" y="138046"/>
                              </a:lnTo>
                              <a:cubicBezTo>
                                <a:pt x="9868" y="138046"/>
                                <a:pt x="0" y="127606"/>
                                <a:pt x="0" y="110205"/>
                              </a:cubicBezTo>
                              <a:lnTo>
                                <a:pt x="0" y="33063"/>
                              </a:lnTo>
                              <a:cubicBezTo>
                                <a:pt x="0" y="10440"/>
                                <a:pt x="10448" y="0"/>
                                <a:pt x="301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7" name="Shape 13127"/>
                      <wps:cNvSpPr/>
                      <wps:spPr>
                        <a:xfrm>
                          <a:off x="1012700" y="768020"/>
                          <a:ext cx="33376" cy="446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44661">
                              <a:moveTo>
                                <a:pt x="14802" y="0"/>
                              </a:moveTo>
                              <a:lnTo>
                                <a:pt x="33376" y="0"/>
                              </a:lnTo>
                              <a:lnTo>
                                <a:pt x="33376" y="14500"/>
                              </a:lnTo>
                              <a:cubicBezTo>
                                <a:pt x="33376" y="34801"/>
                                <a:pt x="22928" y="44661"/>
                                <a:pt x="3193" y="44661"/>
                              </a:cubicBezTo>
                              <a:lnTo>
                                <a:pt x="0" y="44661"/>
                              </a:lnTo>
                              <a:lnTo>
                                <a:pt x="0" y="27841"/>
                              </a:lnTo>
                              <a:lnTo>
                                <a:pt x="2612" y="27841"/>
                              </a:lnTo>
                              <a:cubicBezTo>
                                <a:pt x="10738" y="27841"/>
                                <a:pt x="14802" y="23781"/>
                                <a:pt x="14802" y="15660"/>
                              </a:cubicBezTo>
                              <a:lnTo>
                                <a:pt x="148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8" name="Shape 13128"/>
                      <wps:cNvSpPr/>
                      <wps:spPr>
                        <a:xfrm>
                          <a:off x="1012700" y="674635"/>
                          <a:ext cx="33376" cy="765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76565">
                              <a:moveTo>
                                <a:pt x="0" y="0"/>
                              </a:moveTo>
                              <a:lnTo>
                                <a:pt x="3193" y="0"/>
                              </a:lnTo>
                              <a:cubicBezTo>
                                <a:pt x="23509" y="0"/>
                                <a:pt x="33376" y="10440"/>
                                <a:pt x="33376" y="30163"/>
                              </a:cubicBezTo>
                              <a:lnTo>
                                <a:pt x="33376" y="76565"/>
                              </a:lnTo>
                              <a:lnTo>
                                <a:pt x="0" y="76565"/>
                              </a:lnTo>
                              <a:lnTo>
                                <a:pt x="0" y="59164"/>
                              </a:lnTo>
                              <a:lnTo>
                                <a:pt x="13641" y="59164"/>
                              </a:lnTo>
                              <a:lnTo>
                                <a:pt x="13641" y="30743"/>
                              </a:lnTo>
                              <a:cubicBezTo>
                                <a:pt x="13641" y="22621"/>
                                <a:pt x="9578" y="18561"/>
                                <a:pt x="1451" y="18561"/>
                              </a:cubicBezTo>
                              <a:lnTo>
                                <a:pt x="0" y="18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29" name="Shape 13129"/>
                      <wps:cNvSpPr/>
                      <wps:spPr>
                        <a:xfrm>
                          <a:off x="1057686" y="676955"/>
                          <a:ext cx="33376" cy="1693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69367">
                              <a:moveTo>
                                <a:pt x="0" y="0"/>
                              </a:moveTo>
                              <a:lnTo>
                                <a:pt x="19155" y="0"/>
                              </a:lnTo>
                              <a:lnTo>
                                <a:pt x="19155" y="8700"/>
                              </a:lnTo>
                              <a:cubicBezTo>
                                <a:pt x="21477" y="6380"/>
                                <a:pt x="24524" y="3770"/>
                                <a:pt x="28370" y="1740"/>
                              </a:cubicBezTo>
                              <a:lnTo>
                                <a:pt x="33376" y="496"/>
                              </a:lnTo>
                              <a:lnTo>
                                <a:pt x="33376" y="17516"/>
                              </a:lnTo>
                              <a:lnTo>
                                <a:pt x="19155" y="23201"/>
                              </a:lnTo>
                              <a:lnTo>
                                <a:pt x="19155" y="111365"/>
                              </a:lnTo>
                              <a:lnTo>
                                <a:pt x="33376" y="117050"/>
                              </a:lnTo>
                              <a:lnTo>
                                <a:pt x="33376" y="133677"/>
                              </a:lnTo>
                              <a:lnTo>
                                <a:pt x="28370" y="132536"/>
                              </a:lnTo>
                              <a:cubicBezTo>
                                <a:pt x="24524" y="130651"/>
                                <a:pt x="21477" y="128186"/>
                                <a:pt x="19155" y="125866"/>
                              </a:cubicBezTo>
                              <a:lnTo>
                                <a:pt x="19155" y="169367"/>
                              </a:lnTo>
                              <a:lnTo>
                                <a:pt x="0" y="1693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0" name="Shape 13130"/>
                      <wps:cNvSpPr/>
                      <wps:spPr>
                        <a:xfrm>
                          <a:off x="1091062" y="675215"/>
                          <a:ext cx="33376" cy="1374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76" h="137466">
                              <a:moveTo>
                                <a:pt x="8997" y="0"/>
                              </a:moveTo>
                              <a:cubicBezTo>
                                <a:pt x="25250" y="0"/>
                                <a:pt x="33376" y="11020"/>
                                <a:pt x="33376" y="26681"/>
                              </a:cubicBezTo>
                              <a:lnTo>
                                <a:pt x="33376" y="110785"/>
                              </a:lnTo>
                              <a:cubicBezTo>
                                <a:pt x="33376" y="127026"/>
                                <a:pt x="25250" y="137466"/>
                                <a:pt x="8997" y="137466"/>
                              </a:cubicBezTo>
                              <a:lnTo>
                                <a:pt x="0" y="135417"/>
                              </a:lnTo>
                              <a:lnTo>
                                <a:pt x="0" y="118790"/>
                              </a:lnTo>
                              <a:lnTo>
                                <a:pt x="3192" y="120066"/>
                              </a:lnTo>
                              <a:cubicBezTo>
                                <a:pt x="10158" y="120066"/>
                                <a:pt x="14221" y="116586"/>
                                <a:pt x="14221" y="109045"/>
                              </a:cubicBezTo>
                              <a:lnTo>
                                <a:pt x="14221" y="29003"/>
                              </a:lnTo>
                              <a:cubicBezTo>
                                <a:pt x="14221" y="21461"/>
                                <a:pt x="10158" y="17980"/>
                                <a:pt x="3192" y="17980"/>
                              </a:cubicBezTo>
                              <a:lnTo>
                                <a:pt x="0" y="19256"/>
                              </a:lnTo>
                              <a:lnTo>
                                <a:pt x="0" y="2236"/>
                              </a:lnTo>
                              <a:lnTo>
                                <a:pt x="8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1" name="Shape 13131"/>
                      <wps:cNvSpPr/>
                      <wps:spPr>
                        <a:xfrm>
                          <a:off x="1136048" y="732547"/>
                          <a:ext cx="31925" cy="80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80134">
                              <a:moveTo>
                                <a:pt x="31925" y="0"/>
                              </a:moveTo>
                              <a:lnTo>
                                <a:pt x="31925" y="17164"/>
                              </a:lnTo>
                              <a:lnTo>
                                <a:pt x="27862" y="18653"/>
                              </a:lnTo>
                              <a:cubicBezTo>
                                <a:pt x="20897" y="21553"/>
                                <a:pt x="18575" y="25033"/>
                                <a:pt x="18575" y="32573"/>
                              </a:cubicBezTo>
                              <a:lnTo>
                                <a:pt x="18575" y="52874"/>
                              </a:lnTo>
                              <a:cubicBezTo>
                                <a:pt x="18575" y="59254"/>
                                <a:pt x="22057" y="62734"/>
                                <a:pt x="27862" y="62734"/>
                              </a:cubicBezTo>
                              <a:lnTo>
                                <a:pt x="31925" y="61381"/>
                              </a:lnTo>
                              <a:lnTo>
                                <a:pt x="31925" y="78007"/>
                              </a:lnTo>
                              <a:lnTo>
                                <a:pt x="22057" y="80134"/>
                              </a:lnTo>
                              <a:cubicBezTo>
                                <a:pt x="6966" y="80134"/>
                                <a:pt x="0" y="71434"/>
                                <a:pt x="0" y="56354"/>
                              </a:cubicBezTo>
                              <a:lnTo>
                                <a:pt x="0" y="32573"/>
                              </a:lnTo>
                              <a:cubicBezTo>
                                <a:pt x="0" y="15753"/>
                                <a:pt x="5224" y="9373"/>
                                <a:pt x="19736" y="4152"/>
                              </a:cubicBezTo>
                              <a:lnTo>
                                <a:pt x="319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2" name="Shape 13132"/>
                      <wps:cNvSpPr/>
                      <wps:spPr>
                        <a:xfrm>
                          <a:off x="1135467" y="675795"/>
                          <a:ext cx="32506" cy="48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06" h="48724">
                              <a:moveTo>
                                <a:pt x="30764" y="0"/>
                              </a:moveTo>
                              <a:lnTo>
                                <a:pt x="32506" y="0"/>
                              </a:lnTo>
                              <a:lnTo>
                                <a:pt x="32506" y="17401"/>
                              </a:lnTo>
                              <a:lnTo>
                                <a:pt x="30764" y="17401"/>
                              </a:lnTo>
                              <a:cubicBezTo>
                                <a:pt x="22638" y="17400"/>
                                <a:pt x="18575" y="21461"/>
                                <a:pt x="18575" y="29583"/>
                              </a:cubicBezTo>
                              <a:lnTo>
                                <a:pt x="18575" y="48724"/>
                              </a:lnTo>
                              <a:lnTo>
                                <a:pt x="0" y="48724"/>
                              </a:lnTo>
                              <a:lnTo>
                                <a:pt x="0" y="30163"/>
                              </a:lnTo>
                              <a:cubicBezTo>
                                <a:pt x="0" y="9860"/>
                                <a:pt x="10448" y="0"/>
                                <a:pt x="30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3" name="Shape 13133"/>
                      <wps:cNvSpPr/>
                      <wps:spPr>
                        <a:xfrm>
                          <a:off x="1167973" y="675795"/>
                          <a:ext cx="31925" cy="1357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925" h="135726">
                              <a:moveTo>
                                <a:pt x="0" y="0"/>
                              </a:moveTo>
                              <a:lnTo>
                                <a:pt x="1741" y="0"/>
                              </a:lnTo>
                              <a:cubicBezTo>
                                <a:pt x="22058" y="0"/>
                                <a:pt x="31925" y="10440"/>
                                <a:pt x="31925" y="30163"/>
                              </a:cubicBezTo>
                              <a:lnTo>
                                <a:pt x="31925" y="135726"/>
                              </a:lnTo>
                              <a:lnTo>
                                <a:pt x="13351" y="135726"/>
                              </a:lnTo>
                              <a:lnTo>
                                <a:pt x="13351" y="127026"/>
                              </a:lnTo>
                              <a:cubicBezTo>
                                <a:pt x="10738" y="129636"/>
                                <a:pt x="7691" y="132101"/>
                                <a:pt x="3918" y="133914"/>
                              </a:cubicBezTo>
                              <a:lnTo>
                                <a:pt x="0" y="134758"/>
                              </a:lnTo>
                              <a:lnTo>
                                <a:pt x="0" y="118132"/>
                              </a:lnTo>
                              <a:lnTo>
                                <a:pt x="13351" y="113686"/>
                              </a:lnTo>
                              <a:lnTo>
                                <a:pt x="13351" y="69024"/>
                              </a:lnTo>
                              <a:lnTo>
                                <a:pt x="0" y="73916"/>
                              </a:lnTo>
                              <a:lnTo>
                                <a:pt x="0" y="56752"/>
                              </a:lnTo>
                              <a:lnTo>
                                <a:pt x="13351" y="52204"/>
                              </a:lnTo>
                              <a:lnTo>
                                <a:pt x="13351" y="29583"/>
                              </a:lnTo>
                              <a:cubicBezTo>
                                <a:pt x="13351" y="21461"/>
                                <a:pt x="9287" y="17400"/>
                                <a:pt x="1161" y="17400"/>
                              </a:cubicBezTo>
                              <a:lnTo>
                                <a:pt x="0" y="174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4" name="Shape 13134"/>
                      <wps:cNvSpPr/>
                      <wps:spPr>
                        <a:xfrm>
                          <a:off x="1212669" y="675215"/>
                          <a:ext cx="109707" cy="1368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07" h="136886">
                              <a:moveTo>
                                <a:pt x="42373" y="0"/>
                              </a:moveTo>
                              <a:cubicBezTo>
                                <a:pt x="52241" y="0"/>
                                <a:pt x="58626" y="4060"/>
                                <a:pt x="62109" y="11020"/>
                              </a:cubicBezTo>
                              <a:cubicBezTo>
                                <a:pt x="69075" y="5220"/>
                                <a:pt x="76621" y="0"/>
                                <a:pt x="87649" y="0"/>
                              </a:cubicBezTo>
                              <a:cubicBezTo>
                                <a:pt x="102161" y="0"/>
                                <a:pt x="109707" y="8700"/>
                                <a:pt x="109707" y="23781"/>
                              </a:cubicBezTo>
                              <a:lnTo>
                                <a:pt x="109707" y="136306"/>
                              </a:lnTo>
                              <a:lnTo>
                                <a:pt x="90552" y="136306"/>
                              </a:lnTo>
                              <a:lnTo>
                                <a:pt x="90552" y="27843"/>
                              </a:lnTo>
                              <a:cubicBezTo>
                                <a:pt x="90552" y="20881"/>
                                <a:pt x="87069" y="17980"/>
                                <a:pt x="81845" y="17980"/>
                              </a:cubicBezTo>
                              <a:cubicBezTo>
                                <a:pt x="76621" y="17980"/>
                                <a:pt x="70816" y="19721"/>
                                <a:pt x="64431" y="24941"/>
                              </a:cubicBezTo>
                              <a:lnTo>
                                <a:pt x="64431" y="136886"/>
                              </a:lnTo>
                              <a:lnTo>
                                <a:pt x="45276" y="136886"/>
                              </a:lnTo>
                              <a:lnTo>
                                <a:pt x="45276" y="28423"/>
                              </a:lnTo>
                              <a:cubicBezTo>
                                <a:pt x="45276" y="21461"/>
                                <a:pt x="41793" y="18560"/>
                                <a:pt x="36569" y="18560"/>
                              </a:cubicBezTo>
                              <a:cubicBezTo>
                                <a:pt x="31345" y="18560"/>
                                <a:pt x="25540" y="20301"/>
                                <a:pt x="19155" y="25521"/>
                              </a:cubicBezTo>
                              <a:lnTo>
                                <a:pt x="19155" y="136886"/>
                              </a:lnTo>
                              <a:lnTo>
                                <a:pt x="0" y="136886"/>
                              </a:lnTo>
                              <a:lnTo>
                                <a:pt x="0" y="1740"/>
                              </a:lnTo>
                              <a:lnTo>
                                <a:pt x="19155" y="1740"/>
                              </a:lnTo>
                              <a:lnTo>
                                <a:pt x="19155" y="10440"/>
                              </a:lnTo>
                              <a:cubicBezTo>
                                <a:pt x="24379" y="5220"/>
                                <a:pt x="31925" y="0"/>
                                <a:pt x="423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5" name="Shape 13135"/>
                      <wps:cNvSpPr/>
                      <wps:spPr>
                        <a:xfrm>
                          <a:off x="907347" y="689716"/>
                          <a:ext cx="48759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9" h="110205">
                              <a:moveTo>
                                <a:pt x="48759" y="0"/>
                              </a:moveTo>
                              <a:lnTo>
                                <a:pt x="48759" y="24943"/>
                              </a:lnTo>
                              <a:lnTo>
                                <a:pt x="16833" y="55104"/>
                              </a:lnTo>
                              <a:lnTo>
                                <a:pt x="48759" y="85265"/>
                              </a:lnTo>
                              <a:lnTo>
                                <a:pt x="48759" y="110205"/>
                              </a:lnTo>
                              <a:lnTo>
                                <a:pt x="0" y="64384"/>
                              </a:lnTo>
                              <a:lnTo>
                                <a:pt x="0" y="46404"/>
                              </a:lnTo>
                              <a:lnTo>
                                <a:pt x="487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6" name="Shape 13136"/>
                      <wps:cNvSpPr/>
                      <wps:spPr>
                        <a:xfrm>
                          <a:off x="1346755" y="689716"/>
                          <a:ext cx="48758" cy="1102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758" h="110205">
                              <a:moveTo>
                                <a:pt x="0" y="0"/>
                              </a:moveTo>
                              <a:lnTo>
                                <a:pt x="48758" y="46404"/>
                              </a:lnTo>
                              <a:lnTo>
                                <a:pt x="48758" y="64384"/>
                              </a:lnTo>
                              <a:lnTo>
                                <a:pt x="0" y="110205"/>
                              </a:lnTo>
                              <a:lnTo>
                                <a:pt x="0" y="85265"/>
                              </a:lnTo>
                              <a:lnTo>
                                <a:pt x="31925" y="55104"/>
                              </a:lnTo>
                              <a:lnTo>
                                <a:pt x="0" y="249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7" name="Shape 13137"/>
                      <wps:cNvSpPr/>
                      <wps:spPr>
                        <a:xfrm>
                          <a:off x="722173" y="298205"/>
                          <a:ext cx="35412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412" h="113103">
                              <a:moveTo>
                                <a:pt x="0" y="0"/>
                              </a:moveTo>
                              <a:lnTo>
                                <a:pt x="35412" y="0"/>
                              </a:lnTo>
                              <a:lnTo>
                                <a:pt x="35412" y="6960"/>
                              </a:lnTo>
                              <a:lnTo>
                                <a:pt x="6965" y="6960"/>
                              </a:lnTo>
                              <a:lnTo>
                                <a:pt x="6965" y="60322"/>
                              </a:lnTo>
                              <a:lnTo>
                                <a:pt x="35412" y="60322"/>
                              </a:lnTo>
                              <a:lnTo>
                                <a:pt x="35412" y="66122"/>
                              </a:lnTo>
                              <a:lnTo>
                                <a:pt x="6965" y="66122"/>
                              </a:ln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8" name="Shape 13138"/>
                      <wps:cNvSpPr/>
                      <wps:spPr>
                        <a:xfrm>
                          <a:off x="757585" y="298205"/>
                          <a:ext cx="35992" cy="66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92" h="66122">
                              <a:moveTo>
                                <a:pt x="0" y="0"/>
                              </a:moveTo>
                              <a:lnTo>
                                <a:pt x="1738" y="0"/>
                              </a:lnTo>
                              <a:cubicBezTo>
                                <a:pt x="21481" y="0"/>
                                <a:pt x="35992" y="12760"/>
                                <a:pt x="35992" y="33061"/>
                              </a:cubicBezTo>
                              <a:cubicBezTo>
                                <a:pt x="35992" y="53361"/>
                                <a:pt x="21481" y="66122"/>
                                <a:pt x="1738" y="66122"/>
                              </a:cubicBezTo>
                              <a:lnTo>
                                <a:pt x="0" y="66122"/>
                              </a:lnTo>
                              <a:lnTo>
                                <a:pt x="0" y="60322"/>
                              </a:lnTo>
                              <a:lnTo>
                                <a:pt x="1157" y="60322"/>
                              </a:lnTo>
                              <a:cubicBezTo>
                                <a:pt x="17417" y="60322"/>
                                <a:pt x="28446" y="50461"/>
                                <a:pt x="28446" y="33641"/>
                              </a:cubicBezTo>
                              <a:cubicBezTo>
                                <a:pt x="28446" y="16240"/>
                                <a:pt x="17417" y="6960"/>
                                <a:pt x="1157" y="6960"/>
                              </a:cubicBezTo>
                              <a:lnTo>
                                <a:pt x="0" y="6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39" name="Shape 13139"/>
                      <wps:cNvSpPr/>
                      <wps:spPr>
                        <a:xfrm>
                          <a:off x="835370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0" name="Shape 13140"/>
                      <wps:cNvSpPr/>
                      <wps:spPr>
                        <a:xfrm>
                          <a:off x="869907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8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248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4" y="57899"/>
                                <a:pt x="27572" y="46879"/>
                                <a:pt x="27572" y="31798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1" name="Shape 13141"/>
                      <wps:cNvSpPr/>
                      <wps:spPr>
                        <a:xfrm>
                          <a:off x="945657" y="297152"/>
                          <a:ext cx="56885" cy="1163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885" h="116357">
                              <a:moveTo>
                                <a:pt x="56885" y="0"/>
                              </a:moveTo>
                              <a:lnTo>
                                <a:pt x="56885" y="6273"/>
                              </a:lnTo>
                              <a:cubicBezTo>
                                <a:pt x="29023" y="6273"/>
                                <a:pt x="6966" y="28313"/>
                                <a:pt x="6966" y="57314"/>
                              </a:cubicBezTo>
                              <a:cubicBezTo>
                                <a:pt x="6966" y="86895"/>
                                <a:pt x="29603" y="109515"/>
                                <a:pt x="56885" y="110095"/>
                              </a:cubicBezTo>
                              <a:lnTo>
                                <a:pt x="56885" y="116357"/>
                              </a:lnTo>
                              <a:lnTo>
                                <a:pt x="35018" y="111881"/>
                              </a:lnTo>
                              <a:cubicBezTo>
                                <a:pt x="14366" y="102990"/>
                                <a:pt x="0" y="82110"/>
                                <a:pt x="0" y="57314"/>
                              </a:cubicBezTo>
                              <a:cubicBezTo>
                                <a:pt x="0" y="32953"/>
                                <a:pt x="14366" y="12508"/>
                                <a:pt x="35018" y="4052"/>
                              </a:cubicBezTo>
                              <a:lnTo>
                                <a:pt x="568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2" name="Shape 13142"/>
                      <wps:cNvSpPr/>
                      <wps:spPr>
                        <a:xfrm>
                          <a:off x="1244594" y="297625"/>
                          <a:ext cx="34537" cy="11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37" h="113683">
                              <a:moveTo>
                                <a:pt x="0" y="0"/>
                              </a:moveTo>
                              <a:lnTo>
                                <a:pt x="33086" y="0"/>
                              </a:lnTo>
                              <a:lnTo>
                                <a:pt x="34537" y="102"/>
                              </a:lnTo>
                              <a:lnTo>
                                <a:pt x="34537" y="7612"/>
                              </a:lnTo>
                              <a:lnTo>
                                <a:pt x="33086" y="7540"/>
                              </a:lnTo>
                              <a:lnTo>
                                <a:pt x="6965" y="7540"/>
                              </a:lnTo>
                              <a:lnTo>
                                <a:pt x="6965" y="57422"/>
                              </a:lnTo>
                              <a:lnTo>
                                <a:pt x="6965" y="58002"/>
                              </a:lnTo>
                              <a:lnTo>
                                <a:pt x="34537" y="58002"/>
                              </a:lnTo>
                              <a:lnTo>
                                <a:pt x="34537" y="63802"/>
                              </a:lnTo>
                              <a:lnTo>
                                <a:pt x="6965" y="63802"/>
                              </a:lnTo>
                              <a:lnTo>
                                <a:pt x="6965" y="113683"/>
                              </a:lnTo>
                              <a:lnTo>
                                <a:pt x="0" y="11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3" name="Shape 13143"/>
                      <wps:cNvSpPr/>
                      <wps:spPr>
                        <a:xfrm>
                          <a:off x="1097157" y="296465"/>
                          <a:ext cx="101580" cy="1171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1580" h="117163">
                              <a:moveTo>
                                <a:pt x="56885" y="580"/>
                              </a:moveTo>
                              <a:cubicBezTo>
                                <a:pt x="82425" y="580"/>
                                <a:pt x="96356" y="13340"/>
                                <a:pt x="96356" y="13340"/>
                              </a:cubicBezTo>
                              <a:lnTo>
                                <a:pt x="92293" y="18561"/>
                              </a:lnTo>
                              <a:cubicBezTo>
                                <a:pt x="92293" y="18561"/>
                                <a:pt x="78362" y="6960"/>
                                <a:pt x="56885" y="6960"/>
                              </a:cubicBezTo>
                              <a:cubicBezTo>
                                <a:pt x="28442" y="6960"/>
                                <a:pt x="7546" y="29581"/>
                                <a:pt x="7546" y="58582"/>
                              </a:cubicBezTo>
                              <a:cubicBezTo>
                                <a:pt x="7546" y="87582"/>
                                <a:pt x="27862" y="110203"/>
                                <a:pt x="55724" y="110203"/>
                              </a:cubicBezTo>
                              <a:cubicBezTo>
                                <a:pt x="80103" y="110203"/>
                                <a:pt x="94615" y="91643"/>
                                <a:pt x="94615" y="91643"/>
                              </a:cubicBezTo>
                              <a:lnTo>
                                <a:pt x="94615" y="69602"/>
                              </a:lnTo>
                              <a:lnTo>
                                <a:pt x="74299" y="69602"/>
                              </a:lnTo>
                              <a:lnTo>
                                <a:pt x="74299" y="63222"/>
                              </a:lnTo>
                              <a:lnTo>
                                <a:pt x="101580" y="63222"/>
                              </a:lnTo>
                              <a:lnTo>
                                <a:pt x="101580" y="114843"/>
                              </a:lnTo>
                              <a:lnTo>
                                <a:pt x="94615" y="114843"/>
                              </a:lnTo>
                              <a:lnTo>
                                <a:pt x="94615" y="104983"/>
                              </a:lnTo>
                              <a:cubicBezTo>
                                <a:pt x="94615" y="102663"/>
                                <a:pt x="94615" y="100343"/>
                                <a:pt x="94615" y="100343"/>
                              </a:cubicBezTo>
                              <a:lnTo>
                                <a:pt x="94034" y="100343"/>
                              </a:lnTo>
                              <a:cubicBezTo>
                                <a:pt x="94034" y="100343"/>
                                <a:pt x="80103" y="117163"/>
                                <a:pt x="55144" y="117163"/>
                              </a:cubicBezTo>
                              <a:cubicBezTo>
                                <a:pt x="23799" y="117163"/>
                                <a:pt x="0" y="91062"/>
                                <a:pt x="0" y="58582"/>
                              </a:cubicBezTo>
                              <a:cubicBezTo>
                                <a:pt x="0" y="26101"/>
                                <a:pt x="24379" y="0"/>
                                <a:pt x="56885" y="5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4" name="Shape 13144"/>
                      <wps:cNvSpPr/>
                      <wps:spPr>
                        <a:xfrm>
                          <a:off x="1002542" y="297045"/>
                          <a:ext cx="58046" cy="116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46" h="116583">
                              <a:moveTo>
                                <a:pt x="580" y="0"/>
                              </a:moveTo>
                              <a:cubicBezTo>
                                <a:pt x="32506" y="0"/>
                                <a:pt x="58046" y="24941"/>
                                <a:pt x="58046" y="57422"/>
                              </a:cubicBezTo>
                              <a:cubicBezTo>
                                <a:pt x="58046" y="90483"/>
                                <a:pt x="31925" y="116583"/>
                                <a:pt x="580" y="116583"/>
                              </a:cubicBezTo>
                              <a:lnTo>
                                <a:pt x="0" y="116464"/>
                              </a:lnTo>
                              <a:lnTo>
                                <a:pt x="0" y="110203"/>
                              </a:lnTo>
                              <a:cubicBezTo>
                                <a:pt x="27862" y="110203"/>
                                <a:pt x="49920" y="87002"/>
                                <a:pt x="49920" y="57422"/>
                              </a:cubicBezTo>
                              <a:cubicBezTo>
                                <a:pt x="49920" y="28421"/>
                                <a:pt x="27862" y="6380"/>
                                <a:pt x="0" y="6380"/>
                              </a:cubicBezTo>
                              <a:lnTo>
                                <a:pt x="0" y="108"/>
                              </a:lnTo>
                              <a:lnTo>
                                <a:pt x="5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5" name="Shape 13145"/>
                      <wps:cNvSpPr/>
                      <wps:spPr>
                        <a:xfrm>
                          <a:off x="1347916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42374" y="0"/>
                              </a:moveTo>
                              <a:lnTo>
                                <a:pt x="46147" y="0"/>
                              </a:lnTo>
                              <a:lnTo>
                                <a:pt x="46147" y="9738"/>
                              </a:lnTo>
                              <a:lnTo>
                                <a:pt x="45058" y="13630"/>
                              </a:lnTo>
                              <a:cubicBezTo>
                                <a:pt x="44260" y="16385"/>
                                <a:pt x="43244" y="19721"/>
                                <a:pt x="42374" y="22041"/>
                              </a:cubicBezTo>
                              <a:lnTo>
                                <a:pt x="24960" y="67862"/>
                              </a:lnTo>
                              <a:lnTo>
                                <a:pt x="46147" y="67862"/>
                              </a:lnTo>
                              <a:lnTo>
                                <a:pt x="46147" y="74242"/>
                              </a:lnTo>
                              <a:lnTo>
                                <a:pt x="22058" y="74242"/>
                              </a:lnTo>
                              <a:lnTo>
                                <a:pt x="7546" y="113103"/>
                              </a:lnTo>
                              <a:lnTo>
                                <a:pt x="0" y="113103"/>
                              </a:lnTo>
                              <a:lnTo>
                                <a:pt x="423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6" name="Shape 13146"/>
                      <wps:cNvSpPr/>
                      <wps:spPr>
                        <a:xfrm>
                          <a:off x="1279131" y="297727"/>
                          <a:ext cx="39762" cy="113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62" h="113581">
                              <a:moveTo>
                                <a:pt x="0" y="0"/>
                              </a:moveTo>
                              <a:lnTo>
                                <a:pt x="10884" y="768"/>
                              </a:lnTo>
                              <a:cubicBezTo>
                                <a:pt x="14076" y="1348"/>
                                <a:pt x="16543" y="2218"/>
                                <a:pt x="18865" y="3378"/>
                              </a:cubicBezTo>
                              <a:cubicBezTo>
                                <a:pt x="28152" y="8018"/>
                                <a:pt x="34537" y="17878"/>
                                <a:pt x="34537" y="30639"/>
                              </a:cubicBezTo>
                              <a:cubicBezTo>
                                <a:pt x="34537" y="46879"/>
                                <a:pt x="25250" y="59059"/>
                                <a:pt x="11899" y="61959"/>
                              </a:cubicBezTo>
                              <a:lnTo>
                                <a:pt x="11899" y="62539"/>
                              </a:lnTo>
                              <a:cubicBezTo>
                                <a:pt x="11899" y="62539"/>
                                <a:pt x="13060" y="63699"/>
                                <a:pt x="14221" y="66599"/>
                              </a:cubicBezTo>
                              <a:lnTo>
                                <a:pt x="39762" y="113581"/>
                              </a:lnTo>
                              <a:lnTo>
                                <a:pt x="31635" y="113581"/>
                              </a:lnTo>
                              <a:lnTo>
                                <a:pt x="4934" y="63699"/>
                              </a:lnTo>
                              <a:lnTo>
                                <a:pt x="0" y="63699"/>
                              </a:lnTo>
                              <a:lnTo>
                                <a:pt x="0" y="57899"/>
                              </a:lnTo>
                              <a:lnTo>
                                <a:pt x="3193" y="57899"/>
                              </a:lnTo>
                              <a:cubicBezTo>
                                <a:pt x="18285" y="57899"/>
                                <a:pt x="27572" y="46879"/>
                                <a:pt x="27572" y="31799"/>
                              </a:cubicBezTo>
                              <a:cubicBezTo>
                                <a:pt x="27572" y="21358"/>
                                <a:pt x="22348" y="13238"/>
                                <a:pt x="14221" y="9758"/>
                              </a:cubicBezTo>
                              <a:cubicBezTo>
                                <a:pt x="12770" y="8888"/>
                                <a:pt x="11174" y="8308"/>
                                <a:pt x="8780" y="7945"/>
                              </a:cubicBezTo>
                              <a:lnTo>
                                <a:pt x="0" y="75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7" name="Shape 13147"/>
                      <wps:cNvSpPr/>
                      <wps:spPr>
                        <a:xfrm>
                          <a:off x="1475036" y="298205"/>
                          <a:ext cx="109126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126" h="113103">
                              <a:moveTo>
                                <a:pt x="92873" y="0"/>
                              </a:moveTo>
                              <a:lnTo>
                                <a:pt x="99839" y="0"/>
                              </a:lnTo>
                              <a:lnTo>
                                <a:pt x="109126" y="113103"/>
                              </a:lnTo>
                              <a:lnTo>
                                <a:pt x="102161" y="113103"/>
                              </a:lnTo>
                              <a:lnTo>
                                <a:pt x="95195" y="26681"/>
                              </a:lnTo>
                              <a:cubicBezTo>
                                <a:pt x="94615" y="20881"/>
                                <a:pt x="94615" y="11600"/>
                                <a:pt x="94615" y="11600"/>
                              </a:cubicBezTo>
                              <a:lnTo>
                                <a:pt x="94034" y="11600"/>
                              </a:lnTo>
                              <a:cubicBezTo>
                                <a:pt x="94034" y="11600"/>
                                <a:pt x="90552" y="21461"/>
                                <a:pt x="88230" y="26681"/>
                              </a:cubicBezTo>
                              <a:lnTo>
                                <a:pt x="58046" y="91062"/>
                              </a:lnTo>
                              <a:lnTo>
                                <a:pt x="51080" y="91062"/>
                              </a:lnTo>
                              <a:lnTo>
                                <a:pt x="20897" y="26681"/>
                              </a:lnTo>
                              <a:cubicBezTo>
                                <a:pt x="18575" y="21461"/>
                                <a:pt x="15092" y="11600"/>
                                <a:pt x="15092" y="11600"/>
                              </a:cubicBezTo>
                              <a:lnTo>
                                <a:pt x="14512" y="11600"/>
                              </a:lnTo>
                              <a:cubicBezTo>
                                <a:pt x="14512" y="11600"/>
                                <a:pt x="14512" y="21461"/>
                                <a:pt x="13931" y="26681"/>
                              </a:cubicBezTo>
                              <a:lnTo>
                                <a:pt x="6965" y="113103"/>
                              </a:lnTo>
                              <a:lnTo>
                                <a:pt x="0" y="113103"/>
                              </a:lnTo>
                              <a:lnTo>
                                <a:pt x="9287" y="580"/>
                              </a:lnTo>
                              <a:lnTo>
                                <a:pt x="16253" y="580"/>
                              </a:lnTo>
                              <a:lnTo>
                                <a:pt x="49339" y="71342"/>
                              </a:lnTo>
                              <a:cubicBezTo>
                                <a:pt x="51661" y="76562"/>
                                <a:pt x="54563" y="84102"/>
                                <a:pt x="54563" y="84102"/>
                              </a:cubicBezTo>
                              <a:lnTo>
                                <a:pt x="55144" y="84102"/>
                              </a:lnTo>
                              <a:cubicBezTo>
                                <a:pt x="55144" y="84102"/>
                                <a:pt x="58046" y="76562"/>
                                <a:pt x="60368" y="71342"/>
                              </a:cubicBezTo>
                              <a:lnTo>
                                <a:pt x="928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8" name="Shape 13148"/>
                      <wps:cNvSpPr/>
                      <wps:spPr>
                        <a:xfrm>
                          <a:off x="1394062" y="298205"/>
                          <a:ext cx="46147" cy="1131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147" h="113103">
                              <a:moveTo>
                                <a:pt x="0" y="0"/>
                              </a:moveTo>
                              <a:lnTo>
                                <a:pt x="3773" y="0"/>
                              </a:lnTo>
                              <a:lnTo>
                                <a:pt x="46147" y="113103"/>
                              </a:lnTo>
                              <a:lnTo>
                                <a:pt x="38601" y="113103"/>
                              </a:lnTo>
                              <a:lnTo>
                                <a:pt x="24089" y="74242"/>
                              </a:lnTo>
                              <a:lnTo>
                                <a:pt x="0" y="74242"/>
                              </a:lnTo>
                              <a:lnTo>
                                <a:pt x="0" y="67862"/>
                              </a:lnTo>
                              <a:lnTo>
                                <a:pt x="21187" y="67862"/>
                              </a:lnTo>
                              <a:lnTo>
                                <a:pt x="4354" y="22041"/>
                              </a:lnTo>
                              <a:cubicBezTo>
                                <a:pt x="2612" y="17400"/>
                                <a:pt x="290" y="8700"/>
                                <a:pt x="290" y="8700"/>
                              </a:cubicBezTo>
                              <a:lnTo>
                                <a:pt x="0" y="973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49" name="Shape 13149"/>
                      <wps:cNvSpPr/>
                      <wps:spPr>
                        <a:xfrm>
                          <a:off x="795318" y="182782"/>
                          <a:ext cx="28443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43" h="60322">
                              <a:moveTo>
                                <a:pt x="20316" y="0"/>
                              </a:moveTo>
                              <a:lnTo>
                                <a:pt x="28443" y="0"/>
                              </a:lnTo>
                              <a:lnTo>
                                <a:pt x="28443" y="13920"/>
                              </a:lnTo>
                              <a:cubicBezTo>
                                <a:pt x="27862" y="13920"/>
                                <a:pt x="26701" y="20881"/>
                                <a:pt x="26121" y="24361"/>
                              </a:cubicBezTo>
                              <a:lnTo>
                                <a:pt x="22638" y="35961"/>
                              </a:lnTo>
                              <a:lnTo>
                                <a:pt x="28443" y="35961"/>
                              </a:lnTo>
                              <a:lnTo>
                                <a:pt x="28443" y="47561"/>
                              </a:lnTo>
                              <a:lnTo>
                                <a:pt x="18575" y="47561"/>
                              </a:ln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203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0" name="Shape 13150"/>
                      <wps:cNvSpPr/>
                      <wps:spPr>
                        <a:xfrm>
                          <a:off x="716368" y="182782"/>
                          <a:ext cx="65599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99" h="60322">
                              <a:moveTo>
                                <a:pt x="5224" y="0"/>
                              </a:moveTo>
                              <a:lnTo>
                                <a:pt x="21477" y="0"/>
                              </a:lnTo>
                              <a:lnTo>
                                <a:pt x="30184" y="25521"/>
                              </a:lnTo>
                              <a:cubicBezTo>
                                <a:pt x="31345" y="29581"/>
                                <a:pt x="33086" y="35381"/>
                                <a:pt x="33086" y="35381"/>
                              </a:cubicBezTo>
                              <a:cubicBezTo>
                                <a:pt x="33086" y="35381"/>
                                <a:pt x="34828" y="29581"/>
                                <a:pt x="35988" y="25521"/>
                              </a:cubicBezTo>
                              <a:lnTo>
                                <a:pt x="44695" y="0"/>
                              </a:lnTo>
                              <a:lnTo>
                                <a:pt x="60956" y="0"/>
                              </a:lnTo>
                              <a:lnTo>
                                <a:pt x="65599" y="60322"/>
                              </a:lnTo>
                              <a:lnTo>
                                <a:pt x="51088" y="60322"/>
                              </a:lnTo>
                              <a:lnTo>
                                <a:pt x="49346" y="33061"/>
                              </a:lnTo>
                              <a:cubicBezTo>
                                <a:pt x="48766" y="29001"/>
                                <a:pt x="49346" y="23201"/>
                                <a:pt x="49346" y="23201"/>
                              </a:cubicBezTo>
                              <a:cubicBezTo>
                                <a:pt x="49346" y="23201"/>
                                <a:pt x="47017" y="29001"/>
                                <a:pt x="45856" y="33061"/>
                              </a:cubicBezTo>
                              <a:lnTo>
                                <a:pt x="39471" y="50461"/>
                              </a:lnTo>
                              <a:lnTo>
                                <a:pt x="26701" y="50461"/>
                              </a:lnTo>
                              <a:lnTo>
                                <a:pt x="20316" y="33061"/>
                              </a:lnTo>
                              <a:cubicBezTo>
                                <a:pt x="18575" y="29581"/>
                                <a:pt x="16833" y="23201"/>
                                <a:pt x="16833" y="23201"/>
                              </a:cubicBezTo>
                              <a:cubicBezTo>
                                <a:pt x="16833" y="23201"/>
                                <a:pt x="17414" y="28421"/>
                                <a:pt x="16833" y="33061"/>
                              </a:cubicBezTo>
                              <a:lnTo>
                                <a:pt x="15092" y="60322"/>
                              </a:lnTo>
                              <a:lnTo>
                                <a:pt x="0" y="60322"/>
                              </a:lnTo>
                              <a:lnTo>
                                <a:pt x="52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1" name="Shape 13151"/>
                      <wps:cNvSpPr/>
                      <wps:spPr>
                        <a:xfrm>
                          <a:off x="935789" y="243103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2" name="Shape 13152"/>
                      <wps:cNvSpPr/>
                      <wps:spPr>
                        <a:xfrm>
                          <a:off x="1042594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7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2" y="11600"/>
                              </a:lnTo>
                              <a:lnTo>
                                <a:pt x="14512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2" y="38861"/>
                              </a:lnTo>
                              <a:lnTo>
                                <a:pt x="14512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3" name="Shape 13153"/>
                      <wps:cNvSpPr/>
                      <wps:spPr>
                        <a:xfrm>
                          <a:off x="984548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4" name="Shape 13154"/>
                      <wps:cNvSpPr/>
                      <wps:spPr>
                        <a:xfrm>
                          <a:off x="917795" y="182782"/>
                          <a:ext cx="5108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081" h="60322">
                              <a:moveTo>
                                <a:pt x="0" y="0"/>
                              </a:moveTo>
                              <a:lnTo>
                                <a:pt x="51081" y="0"/>
                              </a:lnTo>
                              <a:lnTo>
                                <a:pt x="51081" y="12760"/>
                              </a:lnTo>
                              <a:lnTo>
                                <a:pt x="32506" y="12760"/>
                              </a:lnTo>
                              <a:lnTo>
                                <a:pt x="32506" y="60322"/>
                              </a:lnTo>
                              <a:lnTo>
                                <a:pt x="18575" y="60322"/>
                              </a:lnTo>
                              <a:lnTo>
                                <a:pt x="18575" y="12760"/>
                              </a:lnTo>
                              <a:lnTo>
                                <a:pt x="0" y="127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5" name="Shape 13155"/>
                      <wps:cNvSpPr/>
                      <wps:spPr>
                        <a:xfrm>
                          <a:off x="823761" y="182782"/>
                          <a:ext cx="27862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862" h="60322">
                              <a:moveTo>
                                <a:pt x="0" y="0"/>
                              </a:moveTo>
                              <a:lnTo>
                                <a:pt x="7546" y="0"/>
                              </a:lnTo>
                              <a:lnTo>
                                <a:pt x="27862" y="60322"/>
                              </a:lnTo>
                              <a:lnTo>
                                <a:pt x="12770" y="60322"/>
                              </a:lnTo>
                              <a:lnTo>
                                <a:pt x="8707" y="47561"/>
                              </a:lnTo>
                              <a:lnTo>
                                <a:pt x="0" y="47561"/>
                              </a:lnTo>
                              <a:lnTo>
                                <a:pt x="0" y="35961"/>
                              </a:lnTo>
                              <a:lnTo>
                                <a:pt x="5805" y="35961"/>
                              </a:lnTo>
                              <a:lnTo>
                                <a:pt x="2322" y="24361"/>
                              </a:lnTo>
                              <a:cubicBezTo>
                                <a:pt x="1161" y="20301"/>
                                <a:pt x="0" y="13920"/>
                                <a:pt x="0" y="139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6" name="Shape 13156"/>
                      <wps:cNvSpPr/>
                      <wps:spPr>
                        <a:xfrm>
                          <a:off x="862071" y="181622"/>
                          <a:ext cx="43535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5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5" y="24941"/>
                                <a:pt x="43535" y="44081"/>
                              </a:cubicBezTo>
                              <a:cubicBezTo>
                                <a:pt x="43535" y="53941"/>
                                <a:pt x="35408" y="62642"/>
                                <a:pt x="22058" y="62642"/>
                              </a:cubicBezTo>
                              <a:cubicBezTo>
                                <a:pt x="812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7" name="Shape 13157"/>
                      <wps:cNvSpPr/>
                      <wps:spPr>
                        <a:xfrm>
                          <a:off x="1064361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3"/>
                              </a:cubicBezTo>
                              <a:cubicBezTo>
                                <a:pt x="21767" y="24854"/>
                                <a:pt x="18285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3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8" name="Shape 13158"/>
                      <wps:cNvSpPr/>
                      <wps:spPr>
                        <a:xfrm>
                          <a:off x="1223117" y="182782"/>
                          <a:ext cx="2554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540" h="60322">
                              <a:moveTo>
                                <a:pt x="0" y="0"/>
                              </a:moveTo>
                              <a:lnTo>
                                <a:pt x="21477" y="0"/>
                              </a:lnTo>
                              <a:lnTo>
                                <a:pt x="25540" y="1405"/>
                              </a:lnTo>
                              <a:lnTo>
                                <a:pt x="25540" y="15262"/>
                              </a:lnTo>
                              <a:lnTo>
                                <a:pt x="20316" y="13340"/>
                              </a:lnTo>
                              <a:lnTo>
                                <a:pt x="14512" y="13340"/>
                              </a:lnTo>
                              <a:lnTo>
                                <a:pt x="14512" y="48141"/>
                              </a:lnTo>
                              <a:lnTo>
                                <a:pt x="20316" y="48141"/>
                              </a:lnTo>
                              <a:lnTo>
                                <a:pt x="25540" y="46220"/>
                              </a:lnTo>
                              <a:lnTo>
                                <a:pt x="25540" y="58917"/>
                              </a:lnTo>
                              <a:lnTo>
                                <a:pt x="21477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59" name="Shape 13159"/>
                      <wps:cNvSpPr/>
                      <wps:spPr>
                        <a:xfrm>
                          <a:off x="1133726" y="181622"/>
                          <a:ext cx="43534" cy="62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534" h="62642">
                              <a:moveTo>
                                <a:pt x="23218" y="0"/>
                              </a:moveTo>
                              <a:cubicBezTo>
                                <a:pt x="35989" y="0"/>
                                <a:pt x="42374" y="6960"/>
                                <a:pt x="42374" y="6960"/>
                              </a:cubicBezTo>
                              <a:lnTo>
                                <a:pt x="35989" y="19140"/>
                              </a:lnTo>
                              <a:cubicBezTo>
                                <a:pt x="35989" y="19140"/>
                                <a:pt x="29603" y="13920"/>
                                <a:pt x="22638" y="13920"/>
                              </a:cubicBezTo>
                              <a:cubicBezTo>
                                <a:pt x="19736" y="13920"/>
                                <a:pt x="16253" y="15080"/>
                                <a:pt x="16253" y="18560"/>
                              </a:cubicBezTo>
                              <a:cubicBezTo>
                                <a:pt x="16253" y="26101"/>
                                <a:pt x="43534" y="24941"/>
                                <a:pt x="43534" y="44081"/>
                              </a:cubicBezTo>
                              <a:cubicBezTo>
                                <a:pt x="43534" y="53941"/>
                                <a:pt x="35408" y="62642"/>
                                <a:pt x="22057" y="62642"/>
                              </a:cubicBezTo>
                              <a:cubicBezTo>
                                <a:pt x="7546" y="62642"/>
                                <a:pt x="0" y="53941"/>
                                <a:pt x="0" y="53941"/>
                              </a:cubicBezTo>
                              <a:lnTo>
                                <a:pt x="8126" y="42341"/>
                              </a:lnTo>
                              <a:cubicBezTo>
                                <a:pt x="8126" y="42341"/>
                                <a:pt x="15092" y="48721"/>
                                <a:pt x="22638" y="48721"/>
                              </a:cubicBezTo>
                              <a:cubicBezTo>
                                <a:pt x="25540" y="48721"/>
                                <a:pt x="29023" y="47561"/>
                                <a:pt x="29023" y="44081"/>
                              </a:cubicBezTo>
                              <a:cubicBezTo>
                                <a:pt x="29023" y="37121"/>
                                <a:pt x="1741" y="37121"/>
                                <a:pt x="1741" y="18560"/>
                              </a:cubicBezTo>
                              <a:cubicBezTo>
                                <a:pt x="1741" y="7540"/>
                                <a:pt x="11029" y="0"/>
                                <a:pt x="232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0" name="Shape 13160"/>
                      <wps:cNvSpPr/>
                      <wps:spPr>
                        <a:xfrm>
                          <a:off x="1104123" y="181622"/>
                          <a:ext cx="17414" cy="21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14" h="21461">
                              <a:moveTo>
                                <a:pt x="4644" y="0"/>
                              </a:moveTo>
                              <a:lnTo>
                                <a:pt x="17414" y="0"/>
                              </a:lnTo>
                              <a:lnTo>
                                <a:pt x="9868" y="21461"/>
                              </a:lnTo>
                              <a:lnTo>
                                <a:pt x="0" y="21461"/>
                              </a:lnTo>
                              <a:lnTo>
                                <a:pt x="46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1" name="Shape 13161"/>
                      <wps:cNvSpPr/>
                      <wps:spPr>
                        <a:xfrm>
                          <a:off x="1248657" y="184187"/>
                          <a:ext cx="27282" cy="575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82" h="57512">
                              <a:moveTo>
                                <a:pt x="0" y="0"/>
                              </a:moveTo>
                              <a:lnTo>
                                <a:pt x="18792" y="6498"/>
                              </a:lnTo>
                              <a:cubicBezTo>
                                <a:pt x="24234" y="11645"/>
                                <a:pt x="27282" y="19186"/>
                                <a:pt x="27282" y="28756"/>
                              </a:cubicBezTo>
                              <a:cubicBezTo>
                                <a:pt x="27282" y="38326"/>
                                <a:pt x="24234" y="45866"/>
                                <a:pt x="18792" y="51014"/>
                              </a:cubicBezTo>
                              <a:lnTo>
                                <a:pt x="0" y="57512"/>
                              </a:lnTo>
                              <a:lnTo>
                                <a:pt x="0" y="44815"/>
                              </a:lnTo>
                              <a:lnTo>
                                <a:pt x="6603" y="42386"/>
                              </a:lnTo>
                              <a:cubicBezTo>
                                <a:pt x="9433" y="39486"/>
                                <a:pt x="11029" y="35136"/>
                                <a:pt x="11029" y="29336"/>
                              </a:cubicBezTo>
                              <a:cubicBezTo>
                                <a:pt x="11029" y="23536"/>
                                <a:pt x="9433" y="19186"/>
                                <a:pt x="6603" y="16286"/>
                              </a:cubicBezTo>
                              <a:lnTo>
                                <a:pt x="0" y="138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2" name="Shape 13162"/>
                      <wps:cNvSpPr/>
                      <wps:spPr>
                        <a:xfrm>
                          <a:off x="1425697" y="183942"/>
                          <a:ext cx="21767" cy="59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67" h="59162">
                              <a:moveTo>
                                <a:pt x="0" y="0"/>
                              </a:moveTo>
                              <a:lnTo>
                                <a:pt x="20896" y="0"/>
                              </a:lnTo>
                              <a:lnTo>
                                <a:pt x="21767" y="87"/>
                              </a:lnTo>
                              <a:lnTo>
                                <a:pt x="21767" y="12132"/>
                              </a:lnTo>
                              <a:lnTo>
                                <a:pt x="19736" y="11600"/>
                              </a:lnTo>
                              <a:lnTo>
                                <a:pt x="14511" y="11600"/>
                              </a:lnTo>
                              <a:lnTo>
                                <a:pt x="14511" y="26101"/>
                              </a:lnTo>
                              <a:lnTo>
                                <a:pt x="21477" y="26101"/>
                              </a:lnTo>
                              <a:lnTo>
                                <a:pt x="21767" y="25811"/>
                              </a:lnTo>
                              <a:lnTo>
                                <a:pt x="21767" y="39425"/>
                              </a:lnTo>
                              <a:lnTo>
                                <a:pt x="21477" y="38861"/>
                              </a:lnTo>
                              <a:lnTo>
                                <a:pt x="14511" y="38861"/>
                              </a:lnTo>
                              <a:lnTo>
                                <a:pt x="14511" y="59162"/>
                              </a:lnTo>
                              <a:lnTo>
                                <a:pt x="0" y="5916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3" name="Shape 13163"/>
                      <wps:cNvSpPr/>
                      <wps:spPr>
                        <a:xfrm>
                          <a:off x="1294513" y="182782"/>
                          <a:ext cx="38891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91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891" y="47561"/>
                              </a:lnTo>
                              <a:lnTo>
                                <a:pt x="38891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4" name="Shape 13164"/>
                      <wps:cNvSpPr/>
                      <wps:spPr>
                        <a:xfrm>
                          <a:off x="1348496" y="182202"/>
                          <a:ext cx="57465" cy="620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465" h="62062">
                              <a:moveTo>
                                <a:pt x="31345" y="0"/>
                              </a:moveTo>
                              <a:cubicBezTo>
                                <a:pt x="47017" y="0"/>
                                <a:pt x="54563" y="8120"/>
                                <a:pt x="54563" y="8120"/>
                              </a:cubicBezTo>
                              <a:lnTo>
                                <a:pt x="47598" y="19141"/>
                              </a:lnTo>
                              <a:cubicBezTo>
                                <a:pt x="47598" y="19141"/>
                                <a:pt x="41793" y="13340"/>
                                <a:pt x="33086" y="13340"/>
                              </a:cubicBezTo>
                              <a:cubicBezTo>
                                <a:pt x="20316" y="13340"/>
                                <a:pt x="15092" y="21461"/>
                                <a:pt x="15092" y="30161"/>
                              </a:cubicBezTo>
                              <a:cubicBezTo>
                                <a:pt x="15092" y="41761"/>
                                <a:pt x="23218" y="48721"/>
                                <a:pt x="32506" y="48721"/>
                              </a:cubicBezTo>
                              <a:cubicBezTo>
                                <a:pt x="39471" y="48721"/>
                                <a:pt x="44696" y="44081"/>
                                <a:pt x="44696" y="44081"/>
                              </a:cubicBezTo>
                              <a:lnTo>
                                <a:pt x="44696" y="39441"/>
                              </a:lnTo>
                              <a:lnTo>
                                <a:pt x="35989" y="39441"/>
                              </a:lnTo>
                              <a:lnTo>
                                <a:pt x="35989" y="26681"/>
                              </a:lnTo>
                              <a:lnTo>
                                <a:pt x="57465" y="26681"/>
                              </a:lnTo>
                              <a:lnTo>
                                <a:pt x="57465" y="60902"/>
                              </a:lnTo>
                              <a:lnTo>
                                <a:pt x="45276" y="60902"/>
                              </a:lnTo>
                              <a:lnTo>
                                <a:pt x="45276" y="59162"/>
                              </a:lnTo>
                              <a:cubicBezTo>
                                <a:pt x="45276" y="58002"/>
                                <a:pt x="45276" y="56842"/>
                                <a:pt x="45276" y="56842"/>
                              </a:cubicBezTo>
                              <a:cubicBezTo>
                                <a:pt x="45276" y="56842"/>
                                <a:pt x="39471" y="62062"/>
                                <a:pt x="29603" y="62062"/>
                              </a:cubicBezTo>
                              <a:cubicBezTo>
                                <a:pt x="13931" y="62062"/>
                                <a:pt x="0" y="50461"/>
                                <a:pt x="0" y="30741"/>
                              </a:cubicBezTo>
                              <a:cubicBezTo>
                                <a:pt x="0" y="13340"/>
                                <a:pt x="12770" y="0"/>
                                <a:pt x="3134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5" name="Shape 13165"/>
                      <wps:cNvSpPr/>
                      <wps:spPr>
                        <a:xfrm>
                          <a:off x="1549335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6" name="Shape 13166"/>
                      <wps:cNvSpPr/>
                      <wps:spPr>
                        <a:xfrm>
                          <a:off x="1491289" y="243104"/>
                          <a:ext cx="58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">
                              <a:moveTo>
                                <a:pt x="580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7" name="Shape 13167"/>
                      <wps:cNvSpPr/>
                      <wps:spPr>
                        <a:xfrm>
                          <a:off x="1447465" y="184029"/>
                          <a:ext cx="26411" cy="590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411" h="59075">
                              <a:moveTo>
                                <a:pt x="0" y="0"/>
                              </a:moveTo>
                              <a:lnTo>
                                <a:pt x="10738" y="1073"/>
                              </a:lnTo>
                              <a:cubicBezTo>
                                <a:pt x="17704" y="3393"/>
                                <a:pt x="21767" y="9773"/>
                                <a:pt x="21767" y="18474"/>
                              </a:cubicBezTo>
                              <a:cubicBezTo>
                                <a:pt x="21767" y="24854"/>
                                <a:pt x="18284" y="31814"/>
                                <a:pt x="12480" y="34714"/>
                              </a:cubicBezTo>
                              <a:cubicBezTo>
                                <a:pt x="12480" y="34714"/>
                                <a:pt x="13641" y="35874"/>
                                <a:pt x="14802" y="38194"/>
                              </a:cubicBezTo>
                              <a:lnTo>
                                <a:pt x="26411" y="59075"/>
                              </a:lnTo>
                              <a:lnTo>
                                <a:pt x="10158" y="59075"/>
                              </a:lnTo>
                              <a:lnTo>
                                <a:pt x="0" y="39338"/>
                              </a:lnTo>
                              <a:lnTo>
                                <a:pt x="0" y="25724"/>
                              </a:lnTo>
                              <a:lnTo>
                                <a:pt x="7256" y="18474"/>
                              </a:lnTo>
                              <a:cubicBezTo>
                                <a:pt x="7256" y="16443"/>
                                <a:pt x="6820" y="14703"/>
                                <a:pt x="5442" y="13471"/>
                              </a:cubicBezTo>
                              <a:lnTo>
                                <a:pt x="0" y="120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8" name="Shape 13168"/>
                      <wps:cNvSpPr/>
                      <wps:spPr>
                        <a:xfrm>
                          <a:off x="1549916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" name="Shape 13169"/>
                      <wps:cNvSpPr/>
                      <wps:spPr>
                        <a:xfrm>
                          <a:off x="1491870" y="182782"/>
                          <a:ext cx="38310" cy="60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310" h="60322">
                              <a:moveTo>
                                <a:pt x="0" y="0"/>
                              </a:moveTo>
                              <a:lnTo>
                                <a:pt x="37730" y="0"/>
                              </a:lnTo>
                              <a:lnTo>
                                <a:pt x="37730" y="12760"/>
                              </a:lnTo>
                              <a:lnTo>
                                <a:pt x="14512" y="12760"/>
                              </a:lnTo>
                              <a:lnTo>
                                <a:pt x="14512" y="23201"/>
                              </a:lnTo>
                              <a:lnTo>
                                <a:pt x="33086" y="23201"/>
                              </a:lnTo>
                              <a:lnTo>
                                <a:pt x="33086" y="35961"/>
                              </a:lnTo>
                              <a:lnTo>
                                <a:pt x="14512" y="35961"/>
                              </a:lnTo>
                              <a:lnTo>
                                <a:pt x="14512" y="47561"/>
                              </a:lnTo>
                              <a:lnTo>
                                <a:pt x="38310" y="47561"/>
                              </a:lnTo>
                              <a:lnTo>
                                <a:pt x="38310" y="60322"/>
                              </a:lnTo>
                              <a:lnTo>
                                <a:pt x="0" y="603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876002" y="539201"/>
                          <a:ext cx="5508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0856" h="9144">
                              <a:moveTo>
                                <a:pt x="0" y="0"/>
                              </a:moveTo>
                              <a:lnTo>
                                <a:pt x="550856" y="0"/>
                              </a:lnTo>
                              <a:lnTo>
                                <a:pt x="5508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" name="Rectangle 13171"/>
                      <wps:cNvSpPr/>
                      <wps:spPr>
                        <a:xfrm>
                          <a:off x="3094990" y="311161"/>
                          <a:ext cx="2895605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C628F1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Master's Degree Program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2" name="Rectangle 13172"/>
                      <wps:cNvSpPr/>
                      <wps:spPr>
                        <a:xfrm>
                          <a:off x="5271770" y="311161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0B75B7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3" name="Rectangle 13173"/>
                      <wps:cNvSpPr/>
                      <wps:spPr>
                        <a:xfrm>
                          <a:off x="3168142" y="540015"/>
                          <a:ext cx="2701949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9BD336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>in Software Engineering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174" name="Rectangle 13174"/>
                      <wps:cNvSpPr/>
                      <wps:spPr>
                        <a:xfrm>
                          <a:off x="5198618" y="540015"/>
                          <a:ext cx="67902" cy="249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C5CA0C" w14:textId="77777777" w:rsidR="00B66CBE" w:rsidRDefault="009E1F66">
                            <w:r>
                              <w:rPr>
                                <w:rFonts w:ascii="Franklin Gothic Book" w:eastAsia="Franklin Gothic Book" w:hAnsi="Franklin Gothic Book" w:cs="Franklin Gothic Book"/>
                                <w:color w:val="FFFFFF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arto="http://schemas.microsoft.com/office/word/2006/arto">
          <w:pict>
            <v:group id="Group 13124" style="position:absolute;left:0;text-align:left;margin-left:0;margin-top:0;width:612pt;height:79.65pt;z-index:251658240;mso-position-horizontal-relative:page;mso-position-vertical-relative:page" coordsize="77724,10115" o:spid="_x0000_s1032" w14:anchorId="489192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">
              <v:rect id="Rectangle 13175" style="position:absolute;left:16099;top:4836;width:426;height:1562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xpE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E9MaRMYAAADeAAAA&#10;DwAAAAAAAAAAAAAAAAAHAgAAZHJzL2Rvd25yZXYueG1sUEsFBgAAAAADAAMAtwAAAPoCAAAAAA==&#10;">
                <v:textbox inset="0,0,0,0">
                  <w:txbxContent>
                    <w:p w:rsidR="00B66CBE" w:rsidRDefault="009E1F66" w14:paraId="2E63F5B5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6" style="position:absolute;left:4514;top:6268;width:425;height:1563;visibility:visible;mso-wrap-style:square;v-text-anchor:top" o:spid="_x0000_s103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Qz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Ir3fCDXL+BAAA//8DAFBLAQItABQABgAIAAAAIQDb4fbL7gAAAIUBAAATAAAAAAAAAAAA&#10;AAAAAAAAAABbQ29udGVudF9UeXBlc10ueG1sUEsBAi0AFAAGAAgAAAAhAFr0LFu/AAAAFQEAAAsA&#10;AAAAAAAAAAAAAAAAHwEAAF9yZWxzLy5yZWxzUEsBAi0AFAAGAAgAAAAhAOMBhDPEAAAA3gAAAA8A&#10;AAAAAAAAAAAAAAAABwIAAGRycy9kb3ducmV2LnhtbFBLBQYAAAAAAwADALcAAAD4AgAAAAA=&#10;">
                <v:textbox inset="0,0,0,0">
                  <w:txbxContent>
                    <w:p w:rsidR="00B66CBE" w:rsidRDefault="009E1F66" w14:paraId="675AF4A9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13177" style="position:absolute;left:4514;top:7701;width:425;height:1562;visibility:visible;mso-wrap-style:square;v-text-anchor:top" o:spid="_x0000_s103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SGo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P+zPxrB3zvhBjn/BQAA//8DAFBLAQItABQABgAIAAAAIQDb4fbL7gAAAIUBAAATAAAAAAAAAAAA&#10;AAAAAAAAAABbQ29udGVudF9UeXBlc10ueG1sUEsBAi0AFAAGAAgAAAAhAFr0LFu/AAAAFQEAAAsA&#10;AAAAAAAAAAAAAAAAHwEAAF9yZWxzLy5yZWxzUEsBAi0AFAAGAAgAAAAhAIxNIajEAAAA3gAAAA8A&#10;AAAAAAAAAAAAAAAABwIAAGRycy9kb3ducmV2LnhtbFBLBQYAAAAAAwADALcAAAD4AgAAAAA=&#10;">
                <v:textbox inset="0,0,0,0">
                  <w:txbxContent>
                    <w:p w:rsidR="00B66CBE" w:rsidRDefault="009E1F66" w14:paraId="7F20AF12" w14:textId="77777777">
                      <w:r>
                        <w:rPr>
                          <w:rFonts w:ascii="Franklin Gothic Book" w:hAnsi="Franklin Gothic Book" w:eastAsia="Franklin Gothic Book" w:cs="Franklin Gothic Book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13530" style="position:absolute;width:77724;height:10115;visibility:visible;mso-wrap-style:square;v-text-anchor:top" coordsize="7772400,1011555" o:spid="_x0000_s1036" fillcolor="#76cdd8" stroked="f" strokeweight="0" path="m,l7772400,r,1011555l,1011555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">
                <v:stroke miterlimit="83231f" joinstyle="miter"/>
                <v:path textboxrect="0,0,7772400,1011555" arrowok="t"/>
              </v:shape>
              <v:shape id="Shape 13126" style="position:absolute;left:9816;top:6746;width:311;height:1380;visibility:visible;mso-wrap-style:square;v-text-anchor:top" coordsize="31055,138046" o:spid="_x0000_s1037" stroked="f" strokeweight="0" path="m30184,r871,l31055,18561r-1452,c21477,18561,17414,22621,17414,30743r,28421l17994,59164r13061,l31055,76565r-13061,l17994,109045v,8121,4063,12181,12190,12181l31055,121226r,16820l30184,138046c9868,138046,,127606,,110205l,33063c,10440,10448,,3018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">
                <v:stroke miterlimit="83231f" joinstyle="miter"/>
                <v:path textboxrect="0,0,31055,138046" arrowok="t"/>
              </v:shape>
              <v:shape id="Shape 13127" style="position:absolute;left:10127;top:7680;width:333;height:446;visibility:visible;mso-wrap-style:square;v-text-anchor:top" coordsize="33376,44661" o:spid="_x0000_s1038" stroked="f" strokeweight="0" path="m14802,l33376,r,14500c33376,34801,22928,44661,3193,44661l,44661,,27841r2612,c10738,27841,14802,23781,14802,15660l14802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">
                <v:stroke miterlimit="83231f" joinstyle="miter"/>
                <v:path textboxrect="0,0,33376,44661" arrowok="t"/>
              </v:shape>
              <v:shape id="Shape 13128" style="position:absolute;left:10127;top:6746;width:333;height:766;visibility:visible;mso-wrap-style:square;v-text-anchor:top" coordsize="33376,76565" o:spid="_x0000_s1039" stroked="f" strokeweight="0" path="m,l3193,c23509,,33376,10440,33376,30163r,46402l,76565,,59164r13641,l13641,30743c13641,22621,9578,18561,1451,18561l,18561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">
                <v:stroke miterlimit="83231f" joinstyle="miter"/>
                <v:path textboxrect="0,0,33376,76565" arrowok="t"/>
              </v:shape>
              <v:shape id="Shape 13129" style="position:absolute;left:10576;top:6769;width:334;height:1694;visibility:visible;mso-wrap-style:square;v-text-anchor:top" coordsize="33376,169367" o:spid="_x0000_s1040" stroked="f" strokeweight="0" path="m,l19155,r,8700c21477,6380,24524,3770,28370,1740l33376,496r,17020l19155,23201r,88164l33376,117050r,16627l28370,132536v-3846,-1885,-6893,-4350,-9215,-6670l19155,169367,,16936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">
                <v:stroke miterlimit="83231f" joinstyle="miter"/>
                <v:path textboxrect="0,0,33376,169367" arrowok="t"/>
              </v:shape>
              <v:shape id="Shape 13130" style="position:absolute;left:10910;top:6752;width:334;height:1374;visibility:visible;mso-wrap-style:square;v-text-anchor:top" coordsize="33376,137466" o:spid="_x0000_s1041" stroked="f" strokeweight="0" path="m8997,c25250,,33376,11020,33376,26681r,84104c33376,127026,25250,137466,8997,137466l,135417,,118790r3192,1276c10158,120066,14221,116586,14221,109045r,-80042c14221,21461,10158,17980,3192,17980l,19256,,2236,899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">
                <v:stroke miterlimit="83231f" joinstyle="miter"/>
                <v:path textboxrect="0,0,33376,137466" arrowok="t"/>
              </v:shape>
              <v:shape id="Shape 13131" style="position:absolute;left:11360;top:7325;width:319;height:801;visibility:visible;mso-wrap-style:square;v-text-anchor:top" coordsize="31925,80134" o:spid="_x0000_s1042" stroked="f" strokeweight="0" path="m31925,r,17164l27862,18653v-6965,2900,-9287,6380,-9287,13920l18575,52874v,6380,3482,9860,9287,9860l31925,61381r,16626l22057,80134c6966,80134,,71434,,56354l,32573c,15753,5224,9373,19736,4152l3192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">
                <v:stroke miterlimit="83231f" joinstyle="miter"/>
                <v:path textboxrect="0,0,31925,80134" arrowok="t"/>
              </v:shape>
              <v:shape id="Shape 13132" style="position:absolute;left:11354;top:6757;width:325;height:488;visibility:visible;mso-wrap-style:square;v-text-anchor:top" coordsize="32506,48724" o:spid="_x0000_s1043" stroked="f" strokeweight="0" path="m30764,r1742,l32506,17401r-1742,c22638,17400,18575,21461,18575,29583r,19141l,48724,,30163c,9860,10448,,3076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">
                <v:stroke miterlimit="83231f" joinstyle="miter"/>
                <v:path textboxrect="0,0,32506,48724" arrowok="t"/>
              </v:shape>
              <v:shape id="Shape 13133" style="position:absolute;left:11679;top:6757;width:319;height:1358;visibility:visible;mso-wrap-style:square;v-text-anchor:top" coordsize="31925,135726" o:spid="_x0000_s1044" stroked="f" strokeweight="0" path="m,l1741,c22058,,31925,10440,31925,30163r,105563l13351,135726r,-8700c10738,129636,7691,132101,3918,133914l,134758,,118132r13351,-4446l13351,69024,,73916,,56752,13351,52204r,-22621c13351,21461,9287,17400,1161,17400l,1740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">
                <v:stroke miterlimit="83231f" joinstyle="miter"/>
                <v:path textboxrect="0,0,31925,135726" arrowok="t"/>
              </v:shape>
              <v:shape id="Shape 13134" style="position:absolute;left:12126;top:6752;width:1097;height:1369;visibility:visible;mso-wrap-style:square;v-text-anchor:top" coordsize="109707,136886" o:spid="_x0000_s1045" stroked="f" strokeweight="0" path="m42373,v9868,,16253,4060,19736,11020c69075,5220,76621,,87649,v14512,,22058,8700,22058,23781l109707,136306r-19155,l90552,27843v,-6962,-3483,-9863,-8707,-9863c76621,17980,70816,19721,64431,24941r,111945l45276,136886r,-108463c45276,21461,41793,18560,36569,18560v-5224,,-11029,1741,-17414,6961l19155,136886,,136886,,1740r19155,l19155,10440c24379,5220,31925,,4237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">
                <v:stroke miterlimit="83231f" joinstyle="miter"/>
                <v:path textboxrect="0,0,109707,136886" arrowok="t"/>
              </v:shape>
              <v:shape id="Shape 13135" style="position:absolute;left:9073;top:6897;width:488;height:1102;visibility:visible;mso-wrap-style:square;v-text-anchor:top" coordsize="48759,110205" o:spid="_x0000_s1046" stroked="f" strokeweight="0" path="m48759,r,24943l16833,55104,48759,85265r,24940l,64384,,46404,4875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">
                <v:stroke miterlimit="83231f" joinstyle="miter"/>
                <v:path textboxrect="0,0,48759,110205" arrowok="t"/>
              </v:shape>
              <v:shape id="Shape 13136" style="position:absolute;left:13467;top:6897;width:488;height:1102;visibility:visible;mso-wrap-style:square;v-text-anchor:top" coordsize="48758,110205" o:spid="_x0000_s1047" stroked="f" strokeweight="0" path="m,l48758,46404r,17980l,110205,,85265,31925,55104,,2494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">
                <v:stroke miterlimit="83231f" joinstyle="miter"/>
                <v:path textboxrect="0,0,48758,110205" arrowok="t"/>
              </v:shape>
              <v:shape id="Shape 13137" style="position:absolute;left:7221;top:2982;width:354;height:1131;visibility:visible;mso-wrap-style:square;v-text-anchor:top" coordsize="35412,113103" o:spid="_x0000_s1048" stroked="f" strokeweight="0" path="m,l35412,r,6960l6965,6960r,53362l35412,60322r,5800l6965,66122r,46981l,113103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">
                <v:stroke miterlimit="83231f" joinstyle="miter"/>
                <v:path textboxrect="0,0,35412,113103" arrowok="t"/>
              </v:shape>
              <v:shape id="Shape 13138" style="position:absolute;left:7575;top:2982;width:360;height:661;visibility:visible;mso-wrap-style:square;v-text-anchor:top" coordsize="35992,66122" o:spid="_x0000_s1049" stroked="f" strokeweight="0" path="m,l1738,c21481,,35992,12760,35992,33061v,20300,-14511,33061,-34254,33061l,66122,,60322r1157,c17417,60322,28446,50461,28446,33641,28446,16240,17417,6960,1157,6960l,69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">
                <v:stroke miterlimit="83231f" joinstyle="miter"/>
                <v:path textboxrect="0,0,35992,66122" arrowok="t"/>
              </v:shape>
              <v:shape id="Shape 13139" style="position:absolute;left:8353;top:2976;width:346;height:1137;visibility:visible;mso-wrap-style:square;v-text-anchor:top" coordsize="34537,113683" o:spid="_x0000_s1050" stroked="f" strokeweight="0" path="m,l33086,r1451,102l34537,7612r-1451,-72l6965,7540r,49882l6965,58002r27572,l34537,63802r-27572,l6965,113683r-6965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">
                <v:stroke miterlimit="83231f" joinstyle="miter"/>
                <v:path textboxrect="0,0,34537,113683" arrowok="t"/>
              </v:shape>
              <v:shape id="Shape 13140" style="position:absolute;left:8699;top:2977;width:397;height:1136;visibility:visible;mso-wrap-style:square;v-text-anchor:top" coordsize="39762,113581" o:spid="_x0000_s1051" stroked="f" strokeweight="0" path="m,l10884,768v3192,580,5659,1450,7981,2610c28152,8018,34537,17878,34537,30638v,16241,-9287,28421,-22638,31321l11899,62539v,,581,1160,2322,4060l39762,113581r-8127,l4934,63699,,63699,,57899r3193,c18284,57899,27572,46879,27572,31798,27572,21358,22348,13238,14221,9758,12770,8888,11174,8308,8780,7945l,751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">
                <v:stroke miterlimit="83231f" joinstyle="miter"/>
                <v:path textboxrect="0,0,39762,113581" arrowok="t"/>
              </v:shape>
              <v:shape id="Shape 13141" style="position:absolute;left:9456;top:2971;width:569;height:1164;visibility:visible;mso-wrap-style:square;v-text-anchor:top" coordsize="56885,116357" o:spid="_x0000_s1052" stroked="f" strokeweight="0" path="m56885,r,6273c29023,6273,6966,28313,6966,57314v,29581,22637,52201,49919,52781l56885,116357,35018,111881c14366,102990,,82110,,57314,,32953,14366,12508,35018,4052l5688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">
                <v:stroke miterlimit="83231f" joinstyle="miter"/>
                <v:path textboxrect="0,0,56885,116357" arrowok="t"/>
              </v:shape>
              <v:shape id="Shape 13142" style="position:absolute;left:12445;top:2976;width:346;height:1137;visibility:visible;mso-wrap-style:square;v-text-anchor:top" coordsize="34537,113683" o:spid="_x0000_s1053" stroked="f" strokeweight="0" path="m,l33086,r1451,102l34537,7612r-1451,-72l6965,7540r,49882l6965,58002r27572,l34537,63802r-27572,l6965,113683r-6965,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">
                <v:stroke miterlimit="83231f" joinstyle="miter"/>
                <v:path textboxrect="0,0,34537,113683" arrowok="t"/>
              </v:shape>
              <v:shape id="Shape 13143" style="position:absolute;left:10971;top:2964;width:1016;height:1172;visibility:visible;mso-wrap-style:square;v-text-anchor:top" coordsize="101580,117163" o:spid="_x0000_s1054" stroked="f" strokeweight="0" path="m56885,580v25540,,39471,12760,39471,12760l92293,18561v,,-13931,-11601,-35408,-11601c28442,6960,7546,29581,7546,58582v,29000,20316,51621,48178,51621c80103,110203,94615,91643,94615,91643r,-22041l74299,69602r,-6380l101580,63222r,51621l94615,114843r,-9860c94615,102663,94615,100343,94615,100343r-581,c94034,100343,80103,117163,55144,117163,23799,117163,,91062,,58582,,26101,24379,,56885,58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">
                <v:stroke miterlimit="83231f" joinstyle="miter"/>
                <v:path textboxrect="0,0,101580,117163" arrowok="t"/>
              </v:shape>
              <v:shape id="Shape 13144" style="position:absolute;left:10025;top:2970;width:580;height:1166;visibility:visible;mso-wrap-style:square;v-text-anchor:top" coordsize="58046,116583" o:spid="_x0000_s1055" stroked="f" strokeweight="0" path="m580,c32506,,58046,24941,58046,57422v,33061,-26121,59161,-57466,59161l,116464r,-6261c27862,110203,49920,87002,49920,57422,49920,28421,27862,6380,,6380l,108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">
                <v:stroke miterlimit="83231f" joinstyle="miter"/>
                <v:path textboxrect="0,0,58046,116583" arrowok="t"/>
              </v:shape>
              <v:shape id="Shape 13145" style="position:absolute;left:13479;top:2982;width:461;height:1131;visibility:visible;mso-wrap-style:square;v-text-anchor:top" coordsize="46147,113103" o:spid="_x0000_s1056" stroked="f" strokeweight="0" path="m42374,r3773,l46147,9738r-1089,3892c44260,16385,43244,19721,42374,22041l24960,67862r21187,l46147,74242r-24089,l7546,113103r-7546,l4237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">
                <v:stroke miterlimit="83231f" joinstyle="miter"/>
                <v:path textboxrect="0,0,46147,113103" arrowok="t"/>
              </v:shape>
              <v:shape id="Shape 13146" style="position:absolute;left:12791;top:2977;width:397;height:1136;visibility:visible;mso-wrap-style:square;v-text-anchor:top" coordsize="39762,113581" o:spid="_x0000_s1057" stroked="f" strokeweight="0" path="m,l10884,768v3192,580,5659,1450,7981,2610c28152,8018,34537,17878,34537,30639v,16240,-9287,28420,-22638,31320l11899,62539v,,1161,1160,2322,4060l39762,113581r-8127,l4934,63699,,63699,,57899r3193,c18285,57899,27572,46879,27572,31799,27572,21358,22348,13238,14221,9758,12770,8888,11174,8308,8780,7945l,751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">
                <v:stroke miterlimit="83231f" joinstyle="miter"/>
                <v:path textboxrect="0,0,39762,113581" arrowok="t"/>
              </v:shape>
              <v:shape id="Shape 13147" style="position:absolute;left:14750;top:2982;width:1091;height:1131;visibility:visible;mso-wrap-style:square;v-text-anchor:top" coordsize="109126,113103" o:spid="_x0000_s1058" stroked="f" strokeweight="0" path="m92873,r6966,l109126,113103r-6965,l95195,26681v-580,-5800,-580,-15081,-580,-15081l94034,11600v,,-3482,9861,-5804,15081l58046,91062r-6966,l20897,26681c18575,21461,15092,11600,15092,11600r-580,c14512,11600,14512,21461,13931,26681l6965,113103r-6965,l9287,580r6966,l49339,71342v2322,5220,5224,12760,5224,12760l55144,84102v,,2902,-7540,5224,-12760l9287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">
                <v:stroke miterlimit="83231f" joinstyle="miter"/>
                <v:path textboxrect="0,0,109126,113103" arrowok="t"/>
              </v:shape>
              <v:shape id="Shape 13148" style="position:absolute;left:13940;top:2982;width:462;height:1131;visibility:visible;mso-wrap-style:square;v-text-anchor:top" coordsize="46147,113103" o:spid="_x0000_s1059" stroked="f" strokeweight="0" path="m,l3773,,46147,113103r-7546,l24089,74242,,74242,,67862r21187,l4354,22041c2612,17400,290,8700,290,8700l,9738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">
                <v:stroke miterlimit="83231f" joinstyle="miter"/>
                <v:path textboxrect="0,0,46147,113103" arrowok="t"/>
              </v:shape>
              <v:shape id="Shape 13149" style="position:absolute;left:7953;top:1827;width:284;height:604;visibility:visible;mso-wrap-style:square;v-text-anchor:top" coordsize="28443,60322" o:spid="_x0000_s1060" stroked="f" strokeweight="0" path="m20316,r8127,l28443,13920v-581,,-1742,6961,-2322,10441l22638,35961r5805,l28443,47561r-9868,l15092,60322,,60322,203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">
                <v:stroke miterlimit="83231f" joinstyle="miter"/>
                <v:path textboxrect="0,0,28443,60322" arrowok="t"/>
              </v:shape>
              <v:shape id="Shape 13150" style="position:absolute;left:7163;top:1827;width:656;height:604;visibility:visible;mso-wrap-style:square;v-text-anchor:top" coordsize="65599,60322" o:spid="_x0000_s1061" stroked="f" strokeweight="0" path="m5224,l21477,r8707,25521c31345,29581,33086,35381,33086,35381v,,1742,-5800,2902,-9860l44695,,60956,r4643,60322l51088,60322,49346,33061v-580,-4060,,-9860,,-9860c49346,23201,47017,29001,45856,33061l39471,50461r-12770,l20316,33061c18575,29581,16833,23201,16833,23201v,,581,5220,,9860l15092,60322,,60322,52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">
                <v:stroke miterlimit="83231f" joinstyle="miter"/>
                <v:path textboxrect="0,0,65599,60322" arrowok="t"/>
              </v:shape>
              <v:shape id="Shape 13151" style="position:absolute;left:9357;top:2431;width:6;height:0;visibility:visible;mso-wrap-style:square;v-text-anchor:top" coordsize="580,0" o:spid="_x0000_s1062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">
                <v:stroke miterlimit="83231f" joinstyle="miter"/>
                <v:path textboxrect="0,0,580,0" arrowok="t"/>
              </v:shape>
              <v:shape id="Shape 13152" style="position:absolute;left:10425;top:1839;width:218;height:592;visibility:visible;mso-wrap-style:square;v-text-anchor:top" coordsize="21767,59162" o:spid="_x0000_s1063" stroked="f" strokeweight="0" path="m,l20897,r870,87l21767,12132r-2031,-532l14512,11600r,14501l21477,26101r290,-290l21767,39425r-290,-564l14512,38861r,20301l,5916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">
                <v:stroke miterlimit="83231f" joinstyle="miter"/>
                <v:path textboxrect="0,0,21767,59162" arrowok="t"/>
              </v:shape>
              <v:shape id="Shape 13153" style="position:absolute;left:9845;top:1827;width:389;height:604;visibility:visible;mso-wrap-style:square;v-text-anchor:top" coordsize="38891,60322" o:spid="_x0000_s1064" stroked="f" strokeweight="0" path="m,l37730,r,12760l14512,12760r,10441l33086,23201r,12760l14512,35961r,11600l38891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">
                <v:stroke miterlimit="83231f" joinstyle="miter"/>
                <v:path textboxrect="0,0,38891,60322" arrowok="t"/>
              </v:shape>
              <v:shape id="Shape 13154" style="position:absolute;left:9177;top:1827;width:511;height:604;visibility:visible;mso-wrap-style:square;v-text-anchor:top" coordsize="51081,60322" o:spid="_x0000_s1065" stroked="f" strokeweight="0" path="m,l51081,r,12760l32506,12760r,47562l18575,60322r,-47562l,12760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">
                <v:stroke miterlimit="83231f" joinstyle="miter"/>
                <v:path textboxrect="0,0,51081,60322" arrowok="t"/>
              </v:shape>
              <v:shape id="Shape 13155" style="position:absolute;left:8237;top:1827;width:279;height:604;visibility:visible;mso-wrap-style:square;v-text-anchor:top" coordsize="27862,60322" o:spid="_x0000_s1066" stroked="f" strokeweight="0" path="m,l7546,,27862,60322r-15092,l8707,47561,,47561,,35961r5805,l2322,24361c1161,20301,,13920,,13920l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">
                <v:stroke miterlimit="83231f" joinstyle="miter"/>
                <v:path textboxrect="0,0,27862,60322" arrowok="t"/>
              </v:shape>
              <v:shape id="Shape 13156" style="position:absolute;left:8620;top:1816;width:436;height:626;visibility:visible;mso-wrap-style:square;v-text-anchor:top" coordsize="43535,62642" o:spid="_x0000_s1067" stroked="f" strokeweight="0" path="m23218,c35989,,42374,6960,42374,6960l35989,19140v,,-6386,-5220,-13351,-5220c19736,13920,16253,15080,16253,18560v,7541,27282,6381,27282,25521c43535,53941,35408,62642,22058,62642,8126,62642,,53941,,53941l8126,42341v,,6966,6380,14512,6380c25540,48721,29023,47561,29023,44081,29023,37121,1741,37121,1741,18560,1741,7540,11029,,232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">
                <v:stroke miterlimit="83231f" joinstyle="miter"/>
                <v:path textboxrect="0,0,43535,62642" arrowok="t"/>
              </v:shape>
              <v:shape id="Shape 13157" style="position:absolute;left:10643;top:1840;width:264;height:591;visibility:visible;mso-wrap-style:square;v-text-anchor:top" coordsize="26411,59075" o:spid="_x0000_s1068" stroked="f" strokeweight="0" path="m,l10738,1073v6966,2320,11029,8700,11029,17400c21767,24854,18285,31814,12480,34714v,,1161,1160,2322,3480l26411,59075r-16253,l,39338,,25724,7256,18473v,-2030,-436,-3770,-1814,-5002l,1204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">
                <v:stroke miterlimit="83231f" joinstyle="miter"/>
                <v:path textboxrect="0,0,26411,59075" arrowok="t"/>
              </v:shape>
              <v:shape id="Shape 13158" style="position:absolute;left:12231;top:1827;width:255;height:604;visibility:visible;mso-wrap-style:square;v-text-anchor:top" coordsize="25540,60322" o:spid="_x0000_s1069" stroked="f" strokeweight="0" path="m,l21477,r4063,1405l25540,15262,20316,13340r-5804,l14512,48141r5804,l25540,46220r,12697l21477,60322,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">
                <v:stroke miterlimit="83231f" joinstyle="miter"/>
                <v:path textboxrect="0,0,25540,60322" arrowok="t"/>
              </v:shape>
              <v:shape id="Shape 13159" style="position:absolute;left:11337;top:1816;width:435;height:626;visibility:visible;mso-wrap-style:square;v-text-anchor:top" coordsize="43534,62642" o:spid="_x0000_s1070" stroked="f" strokeweight="0" path="m23218,c35989,,42374,6960,42374,6960l35989,19140v,,-6386,-5220,-13351,-5220c19736,13920,16253,15080,16253,18560v,7541,27281,6381,27281,25521c43534,53941,35408,62642,22057,62642,7546,62642,,53941,,53941l8126,42341v,,6966,6380,14512,6380c25540,48721,29023,47561,29023,44081,29023,37121,1741,37121,1741,18560,1741,7540,11029,,2321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">
                <v:stroke miterlimit="83231f" joinstyle="miter"/>
                <v:path textboxrect="0,0,43534,62642" arrowok="t"/>
              </v:shape>
              <v:shape id="Shape 13160" style="position:absolute;left:11041;top:1816;width:174;height:214;visibility:visible;mso-wrap-style:square;v-text-anchor:top" coordsize="17414,21461" o:spid="_x0000_s1071" stroked="f" strokeweight="0" path="m4644,l17414,,9868,21461,,21461,46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">
                <v:stroke miterlimit="83231f" joinstyle="miter"/>
                <v:path textboxrect="0,0,17414,21461" arrowok="t"/>
              </v:shape>
              <v:shape id="Shape 13161" style="position:absolute;left:12486;top:1841;width:273;height:575;visibility:visible;mso-wrap-style:square;v-text-anchor:top" coordsize="27282,57512" o:spid="_x0000_s1072" stroked="f" strokeweight="0" path="m,l18792,6498v5442,5147,8490,12688,8490,22258c27282,38326,24234,45866,18792,51014l,57512,,44815,6603,42386v2830,-2900,4426,-7250,4426,-13050c11029,23536,9433,19186,6603,16286l,13857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">
                <v:stroke miterlimit="83231f" joinstyle="miter"/>
                <v:path textboxrect="0,0,27282,57512" arrowok="t"/>
              </v:shape>
              <v:shape id="Shape 13162" style="position:absolute;left:14256;top:1839;width:218;height:592;visibility:visible;mso-wrap-style:square;v-text-anchor:top" coordsize="21767,59162" o:spid="_x0000_s1073" stroked="f" strokeweight="0" path="m,l20896,r871,87l21767,12132r-2031,-532l14511,11600r,14501l21477,26101r290,-290l21767,39425r-290,-564l14511,38861r,20301l,5916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">
                <v:stroke miterlimit="83231f" joinstyle="miter"/>
                <v:path textboxrect="0,0,21767,59162" arrowok="t"/>
              </v:shape>
              <v:shape id="Shape 13163" style="position:absolute;left:12945;top:1827;width:389;height:604;visibility:visible;mso-wrap-style:square;v-text-anchor:top" coordsize="38891,60322" o:spid="_x0000_s1074" stroked="f" strokeweight="0" path="m,l37730,r,12760l14512,12760r,10441l33086,23201r,12760l14512,35961r,11600l38891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">
                <v:stroke miterlimit="83231f" joinstyle="miter"/>
                <v:path textboxrect="0,0,38891,60322" arrowok="t"/>
              </v:shape>
              <v:shape id="Shape 13164" style="position:absolute;left:13484;top:1822;width:575;height:620;visibility:visible;mso-wrap-style:square;v-text-anchor:top" coordsize="57465,62062" o:spid="_x0000_s1075" stroked="f" strokeweight="0" path="m31345,c47017,,54563,8120,54563,8120l47598,19141v,,-5805,-5801,-14512,-5801c20316,13340,15092,21461,15092,30161v,11600,8126,18560,17414,18560c39471,48721,44696,44081,44696,44081r,-4640l35989,39441r,-12760l57465,26681r,34221l45276,60902r,-1740c45276,58002,45276,56842,45276,56842v,,-5805,5220,-15673,5220c13931,62062,,50461,,30741,,13340,12770,,3134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">
                <v:stroke miterlimit="83231f" joinstyle="miter"/>
                <v:path textboxrect="0,0,57465,62062" arrowok="t"/>
              </v:shape>
              <v:shape id="Shape 13165" style="position:absolute;left:15493;top:2431;width:6;height:0;visibility:visible;mso-wrap-style:square;v-text-anchor:top" coordsize="580,0" o:spid="_x0000_s1076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">
                <v:stroke miterlimit="83231f" joinstyle="miter"/>
                <v:path textboxrect="0,0,580,0" arrowok="t"/>
              </v:shape>
              <v:shape id="Shape 13166" style="position:absolute;left:14912;top:2431;width:6;height:0;visibility:visible;mso-wrap-style:square;v-text-anchor:top" coordsize="580,0" o:spid="_x0000_s1077" stroked="f" strokeweight="0" path="m580,l,,58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">
                <v:stroke miterlimit="83231f" joinstyle="miter"/>
                <v:path textboxrect="0,0,580,0" arrowok="t"/>
              </v:shape>
              <v:shape id="Shape 13167" style="position:absolute;left:14474;top:1840;width:264;height:591;visibility:visible;mso-wrap-style:square;v-text-anchor:top" coordsize="26411,59075" o:spid="_x0000_s1078" stroked="f" strokeweight="0" path="m,l10738,1073v6966,2320,11029,8700,11029,17401c21767,24854,18284,31814,12480,34714v,,1161,1160,2322,3480l26411,59075r-16253,l,39338,,25724,7256,18474v,-2031,-436,-3771,-1814,-5003l,1204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">
                <v:stroke miterlimit="83231f" joinstyle="miter"/>
                <v:path textboxrect="0,0,26411,59075" arrowok="t"/>
              </v:shape>
              <v:shape id="Shape 13168" style="position:absolute;left:15499;top:1827;width:383;height:604;visibility:visible;mso-wrap-style:square;v-text-anchor:top" coordsize="38310,60322" o:spid="_x0000_s1079" stroked="f" strokeweight="0" path="m,l37730,r,12760l14512,12760r,10441l33086,23201r,12760l14512,35961r,11600l38310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">
                <v:stroke miterlimit="83231f" joinstyle="miter"/>
                <v:path textboxrect="0,0,38310,60322" arrowok="t"/>
              </v:shape>
              <v:shape id="Shape 13169" style="position:absolute;left:14918;top:1827;width:383;height:604;visibility:visible;mso-wrap-style:square;v-text-anchor:top" coordsize="38310,60322" o:spid="_x0000_s1080" stroked="f" strokeweight="0" path="m,l37730,r,12760l14512,12760r,10441l33086,23201r,12760l14512,35961r,11600l38310,47561r,12761l,60322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">
                <v:stroke miterlimit="83231f" joinstyle="miter"/>
                <v:path textboxrect="0,0,38310,60322" arrowok="t"/>
              </v:shape>
              <v:shape id="Shape 13531" style="position:absolute;left:8760;top:5392;width:5508;height:91;visibility:visible;mso-wrap-style:square;v-text-anchor:top" coordsize="550856,9144" o:spid="_x0000_s1081" stroked="f" strokeweight="0" path="m,l550856,r,9144l,9144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">
                <v:stroke miterlimit="83231f" joinstyle="miter"/>
                <v:path textboxrect="0,0,550856,9144" arrowok="t"/>
              </v:shape>
              <v:rect id="Rectangle 13171" style="position:absolute;left:30949;top:3111;width:28956;height:2492;visibility:visible;mso-wrap-style:square;v-text-anchor:top" o:spid="_x0000_s108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BxH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vCdzeCTfI2R8AAAD//wMAUEsBAi0AFAAGAAgAAAAhANvh9svuAAAAhQEAABMAAAAAAAAA&#10;AAAAAAAAAAAAAFtDb250ZW50X1R5cGVzXS54bWxQSwECLQAUAAYACAAAACEAWvQsW78AAAAVAQAA&#10;CwAAAAAAAAAAAAAAAAAfAQAAX3JlbHMvLnJlbHNQSwECLQAUAAYACAAAACEAbOgcR8YAAADeAAAA&#10;DwAAAAAAAAAAAAAAAAAHAgAAZHJzL2Rvd25yZXYueG1sUEsFBgAAAAADAAMAtwAAAPoCAAAAAA==&#10;">
                <v:textbox inset="0,0,0,0">
                  <w:txbxContent>
                    <w:p w:rsidR="00B66CBE" w:rsidRDefault="009E1F66" w14:paraId="48C628F1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>Master's Degree Program</w:t>
                      </w:r>
                    </w:p>
                  </w:txbxContent>
                </v:textbox>
              </v:rect>
              <v:rect id="Rectangle 13172" style="position:absolute;left:52717;top:3111;width:679;height:2492;visibility:visible;mso-wrap-style:square;v-text-anchor:top" o:spid="_x0000_s108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oIw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qgPr3fCDXL+BAAA//8DAFBLAQItABQABgAIAAAAIQDb4fbL7gAAAIUBAAATAAAAAAAAAAAA&#10;AAAAAAAAAABbQ29udGVudF9UeXBlc10ueG1sUEsBAi0AFAAGAAgAAAAhAFr0LFu/AAAAFQEAAAsA&#10;AAAAAAAAAAAAAAAAHwEAAF9yZWxzLy5yZWxzUEsBAi0AFAAGAAgAAAAhAJw6gjDEAAAA3gAAAA8A&#10;AAAAAAAAAAAAAAAABwIAAGRycy9kb3ducmV2LnhtbFBLBQYAAAAAAwADALcAAAD4AgAAAAA=&#10;">
                <v:textbox inset="0,0,0,0">
                  <w:txbxContent>
                    <w:p w:rsidR="00B66CBE" w:rsidRDefault="009E1F66" w14:paraId="0A0B75B7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13173" style="position:absolute;left:31681;top:5400;width:27019;height:2492;visibility:visible;mso-wrap-style:square;v-text-anchor:top" o:spid="_x0000_s1084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ier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D3mgAr3fCDXL+BAAA//8DAFBLAQItABQABgAIAAAAIQDb4fbL7gAAAIUBAAATAAAAAAAAAAAA&#10;AAAAAAAAAABbQ29udGVudF9UeXBlc10ueG1sUEsBAi0AFAAGAAgAAAAhAFr0LFu/AAAAFQEAAAsA&#10;AAAAAAAAAAAAAAAAHwEAAF9yZWxzLy5yZWxzUEsBAi0AFAAGAAgAAAAhAPN2J6vEAAAA3gAAAA8A&#10;AAAAAAAAAAAAAAAABwIAAGRycy9kb3ducmV2LnhtbFBLBQYAAAAAAwADALcAAAD4AgAAAAA=&#10;">
                <v:textbox inset="0,0,0,0">
                  <w:txbxContent>
                    <w:p w:rsidR="00B66CBE" w:rsidRDefault="009E1F66" w14:paraId="129BD336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>in Software Engineering</w:t>
                      </w:r>
                    </w:p>
                  </w:txbxContent>
                </v:textbox>
              </v:rect>
              <v:rect id="Rectangle 13174" style="position:absolute;left:51986;top:5400;width:679;height:2492;visibility:visible;mso-wrap-style:square;v-text-anchor:top" o:spid="_x0000_s1085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7/f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r8PJGP7eCTfI5S8AAAD//wMAUEsBAi0AFAAGAAgAAAAhANvh9svuAAAAhQEAABMAAAAAAAAA&#10;AAAAAAAAAAAAAFtDb250ZW50X1R5cGVzXS54bWxQSwECLQAUAAYACAAAACEAWvQsW78AAAAVAQAA&#10;CwAAAAAAAAAAAAAAAAAfAQAAX3JlbHMvLnJlbHNQSwECLQAUAAYACAAAACEAfJ+/38YAAADeAAAA&#10;DwAAAAAAAAAAAAAAAAAHAgAAZHJzL2Rvd25yZXYueG1sUEsFBgAAAAADAAMAtwAAAPoCAAAAAA==&#10;">
                <v:textbox inset="0,0,0,0">
                  <w:txbxContent>
                    <w:p w:rsidR="00B66CBE" w:rsidRDefault="009E1F66" w14:paraId="1CC5CA0C" w14:textId="77777777">
                      <w:r>
                        <w:rPr>
                          <w:rFonts w:ascii="Franklin Gothic Book" w:hAnsi="Franklin Gothic Book" w:eastAsia="Franklin Gothic Book" w:cs="Franklin Gothic Book"/>
                          <w:color w:val="FFFFFF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2BF088D6" w14:textId="77777777" w:rsidR="00B66CBE" w:rsidRDefault="009E1F66"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6D67C6F0" wp14:editId="4147CB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178" name="Group 13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arto="http://schemas.microsoft.com/office/word/2006/arto">
          <w:pict>
            <v:group id="Group 13178" style="position:absolute;margin-left:0;margin-top:0;width:0;height:0;z-index:-251657216;mso-position-horizontal-relative:page;mso-position-vertical-relative:page" coordsize="1,1" o:spid="_x0000_s1026" w14:anchorId="69A69E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62202" w14:textId="77777777" w:rsidR="005E70F9" w:rsidRDefault="005E70F9" w:rsidP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8" behindDoc="0" locked="0" layoutInCell="1" allowOverlap="1" wp14:anchorId="5CB3539B" wp14:editId="669B59F1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36F24DD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shapetype id="_x0000_t202" coordsize="21600,21600" o:spt="202" path="m,l,21600r21600,l21600,xe" w14:anchorId="5CB3539B">
              <v:stroke joinstyle="miter"/>
              <v:path gradientshapeok="t" o:connecttype="rect"/>
            </v:shapetype>
            <v:shape id="Text Box 3" style="position:absolute;margin-left:269.7pt;margin-top:-21pt;width:394.7pt;height:51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8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7zGwIAADM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">
              <v:textbox>
                <w:txbxContent>
                  <w:p w:rsidRPr="00C9031E" w:rsidR="005E70F9" w:rsidP="005E70F9" w:rsidRDefault="005E70F9" w14:paraId="736F24DD" w14:textId="77777777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0" behindDoc="0" locked="0" layoutInCell="1" allowOverlap="1" wp14:anchorId="70D65D52" wp14:editId="6AC70CC5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14="http://schemas.microsoft.com/office/drawing/2010/main" xmlns:asvg="http://schemas.microsoft.com/office/drawing/2016/SVG/main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7141D6AD" wp14:editId="05D5A775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rect id="Прямоугольник 19" style="position:absolute;margin-left:-4.2pt;margin-top:-39.2pt;width:621.5pt;height:80.5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72ECE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6" behindDoc="1" locked="0" layoutInCell="1" allowOverlap="1" wp14:anchorId="7085E9AD" wp14:editId="5C627833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6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7" name="Picture 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group id="Group 5" style="position:absolute;margin-left:.35pt;margin-top:770.9pt;width:611.65pt;height:20.6pt;z-index:-251642880;mso-position-horizontal-relative:page;mso-position-vertical-relative:page" coordsize="77679,2618" o:spid="_x0000_s1026" w14:anchorId="63231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7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">
                <v:imagedata o:title="" r:id="rId4"/>
              </v:shape>
              <w10:wrap anchorx="page" anchory="page"/>
            </v:group>
          </w:pict>
        </mc:Fallback>
      </mc:AlternateContent>
    </w:r>
  </w:p>
  <w:p w14:paraId="7180DB6F" w14:textId="67CE6114" w:rsidR="00B66CBE" w:rsidRPr="005E70F9" w:rsidRDefault="00B66CBE" w:rsidP="005E70F9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9AE7A" w14:textId="477D7AD2" w:rsidR="00B66CBE" w:rsidRDefault="005E70F9"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9" behindDoc="0" locked="0" layoutInCell="1" allowOverlap="1" wp14:anchorId="586D6B95" wp14:editId="53F0F7E2">
              <wp:simplePos x="0" y="0"/>
              <wp:positionH relativeFrom="column">
                <wp:posOffset>3425190</wp:posOffset>
              </wp:positionH>
              <wp:positionV relativeFrom="paragraph">
                <wp:posOffset>-266700</wp:posOffset>
              </wp:positionV>
              <wp:extent cx="5012690" cy="647700"/>
              <wp:effectExtent l="0" t="0" r="0" b="0"/>
              <wp:wrapNone/>
              <wp:docPr id="23" name="Text Box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12690" cy="647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16D76" w14:textId="77777777" w:rsidR="005E70F9" w:rsidRPr="00C9031E" w:rsidRDefault="005E70F9" w:rsidP="005E70F9">
                          <w:pPr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</w:pP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 xml:space="preserve">Mastering Advanced </w:t>
                          </w:r>
                          <w:r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br/>
                          </w:r>
                          <w:r w:rsidRPr="000F066C">
                            <w:rPr>
                              <w:rFonts w:ascii="Arial" w:hAnsi="Arial" w:cs="Arial"/>
                              <w:color w:val="FFFFFF" w:themeColor="background1"/>
                              <w:sz w:val="32"/>
                            </w:rPr>
                            <w:t>Software Engineering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shapetype id="_x0000_t202" coordsize="21600,21600" o:spt="202" path="m,l,21600r21600,l21600,xe" w14:anchorId="586D6B95">
              <v:stroke joinstyle="miter"/>
              <v:path gradientshapeok="t" o:connecttype="rect"/>
            </v:shapetype>
            <v:shape id="Text Box 23" style="position:absolute;margin-left:269.7pt;margin-top:-21pt;width:394.7pt;height:51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10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F73GwIAADQEAAAOAAAAZHJzL2Uyb0RvYy54bWysU9uO2yAQfa/Uf0C8N3bSXLp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">
              <v:textbox>
                <w:txbxContent>
                  <w:p w:rsidRPr="00C9031E" w:rsidR="005E70F9" w:rsidP="005E70F9" w:rsidRDefault="005E70F9" w14:paraId="1A616D76" w14:textId="77777777">
                    <w:pPr>
                      <w:jc w:val="center"/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</w:pP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 xml:space="preserve">Mastering Advanced </w:t>
                    </w:r>
                    <w:r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br/>
                    </w:r>
                    <w:r w:rsidRPr="000F066C">
                      <w:rPr>
                        <w:rFonts w:ascii="Arial" w:hAnsi="Arial" w:cs="Arial"/>
                        <w:color w:val="FFFFFF" w:themeColor="background1"/>
                        <w:sz w:val="32"/>
                      </w:rPr>
                      <w:t>Software Engineering</w:t>
                    </w:r>
                  </w:p>
                </w:txbxContent>
              </v:textbox>
            </v:shape>
          </w:pict>
        </mc:Fallback>
      </mc:AlternateContent>
    </w:r>
    <w:r w:rsidRPr="00C9031E">
      <w:rPr>
        <w:noProof/>
        <w:lang w:val="ru-RU" w:eastAsia="ru-RU"/>
      </w:rPr>
      <w:drawing>
        <wp:anchor distT="0" distB="0" distL="114300" distR="114300" simplePos="0" relativeHeight="251658251" behindDoc="0" locked="0" layoutInCell="1" allowOverlap="1" wp14:anchorId="76BA4992" wp14:editId="38270190">
          <wp:simplePos x="0" y="0"/>
          <wp:positionH relativeFrom="column">
            <wp:posOffset>-323850</wp:posOffset>
          </wp:positionH>
          <wp:positionV relativeFrom="paragraph">
            <wp:posOffset>-193040</wp:posOffset>
          </wp:positionV>
          <wp:extent cx="1689735" cy="478790"/>
          <wp:effectExtent l="0" t="0" r="0" b="0"/>
          <wp:wrapThrough wrapText="bothSides">
            <wp:wrapPolygon edited="0">
              <wp:start x="7306" y="3438"/>
              <wp:lineTo x="6088" y="6875"/>
              <wp:lineTo x="6331" y="11172"/>
              <wp:lineTo x="8767" y="17188"/>
              <wp:lineTo x="9984" y="17188"/>
              <wp:lineTo x="14124" y="13751"/>
              <wp:lineTo x="15342" y="9454"/>
              <wp:lineTo x="14124" y="3438"/>
              <wp:lineTo x="7306" y="3438"/>
            </wp:wrapPolygon>
          </wp:wrapThrough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EPAM-MastersDegreeProgram_White.sv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14="http://schemas.microsoft.com/office/drawing/2010/main" xmlns:asvg="http://schemas.microsoft.com/office/drawing/2016/SVG/main" r:embed="rId2"/>
                      </a:ext>
                    </a:extLst>
                  </a:blip>
                  <a:srcRect t="55834" b="15810"/>
                  <a:stretch/>
                </pic:blipFill>
                <pic:spPr bwMode="auto">
                  <a:xfrm>
                    <a:off x="0" y="0"/>
                    <a:ext cx="1689735" cy="4787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9031E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E0ED77E" wp14:editId="382D128E">
              <wp:simplePos x="0" y="0"/>
              <wp:positionH relativeFrom="page">
                <wp:posOffset>-53340</wp:posOffset>
              </wp:positionH>
              <wp:positionV relativeFrom="paragraph">
                <wp:posOffset>-497840</wp:posOffset>
              </wp:positionV>
              <wp:extent cx="7893050" cy="1022985"/>
              <wp:effectExtent l="0" t="0" r="0" b="5715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50" cy="1022985"/>
                      </a:xfrm>
                      <a:prstGeom prst="rect">
                        <a:avLst/>
                      </a:prstGeom>
                      <a:solidFill>
                        <a:srgbClr val="76CD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rect id="Прямоугольник 19" style="position:absolute;margin-left:-4.2pt;margin-top:-39.2pt;width:621.5pt;height:80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76cdd8" stroked="f" strokeweight="1pt" w14:anchorId="1EEE57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">
              <w10:wrap anchorx="page"/>
            </v:rect>
          </w:pict>
        </mc:Fallback>
      </mc:AlternateContent>
    </w:r>
    <w:r w:rsidR="009E1F66"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8243" behindDoc="1" locked="0" layoutInCell="1" allowOverlap="1" wp14:anchorId="14765464" wp14:editId="33DD9824">
              <wp:simplePos x="0" y="0"/>
              <wp:positionH relativeFrom="page">
                <wp:posOffset>4446</wp:posOffset>
              </wp:positionH>
              <wp:positionV relativeFrom="page">
                <wp:posOffset>9790175</wp:posOffset>
              </wp:positionV>
              <wp:extent cx="7767954" cy="261848"/>
              <wp:effectExtent l="0" t="0" r="0" b="0"/>
              <wp:wrapNone/>
              <wp:docPr id="13038" name="Group 13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7954" cy="261848"/>
                        <a:chOff x="0" y="0"/>
                        <a:chExt cx="7767954" cy="261848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5307"/>
                          <a:ext cx="7767954" cy="2565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7954" h="256540">
                              <a:moveTo>
                                <a:pt x="0" y="0"/>
                              </a:moveTo>
                              <a:lnTo>
                                <a:pt x="7767954" y="0"/>
                              </a:lnTo>
                              <a:lnTo>
                                <a:pt x="7767954" y="256540"/>
                              </a:lnTo>
                              <a:lnTo>
                                <a:pt x="0" y="2565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76CDD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3039" name="Picture 13039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254634" y="0"/>
                          <a:ext cx="1844040" cy="21640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xmlns:asvg="http://schemas.microsoft.com/office/drawing/2016/SVG/main" xmlns:arto="http://schemas.microsoft.com/office/word/2006/arto">
          <w:pict>
            <v:group id="Group 13038" style="position:absolute;margin-left:.35pt;margin-top:770.9pt;width:611.65pt;height:20.6pt;z-index:-251653120;mso-position-horizontal-relative:page;mso-position-vertical-relative:page" coordsize="77679,2618" o:spid="_x0000_s1026" w14:anchorId="2C997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">
              <v:shape id="Shape 13524" style="position:absolute;top:53;width:77679;height:2565;visibility:visible;mso-wrap-style:square;v-text-anchor:top" coordsize="7767954,256540" o:spid="_x0000_s1027" fillcolor="#76cdd8" stroked="f" strokeweight="0" path="m,l7767954,r,256540l,25654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">
                <v:stroke miterlimit="83231f" joinstyle="miter"/>
                <v:path textboxrect="0,0,7767954,256540" arrowok="t"/>
              </v:shape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3039" style="position:absolute;left:2546;width:18440;height:2164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">
                <v:imagedata o:title="" r:id="rId1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1595A"/>
    <w:multiLevelType w:val="hybridMultilevel"/>
    <w:tmpl w:val="EBEEA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36215"/>
    <w:multiLevelType w:val="hybridMultilevel"/>
    <w:tmpl w:val="3146CBDA"/>
    <w:lvl w:ilvl="0" w:tplc="1F64B368">
      <w:start w:val="1"/>
      <w:numFmt w:val="bullet"/>
      <w:lvlText w:val="•"/>
      <w:lvlJc w:val="left"/>
      <w:pPr>
        <w:ind w:left="9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001A1A">
      <w:start w:val="1"/>
      <w:numFmt w:val="bullet"/>
      <w:lvlText w:val="o"/>
      <w:lvlJc w:val="left"/>
      <w:pPr>
        <w:ind w:left="97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043A50">
      <w:start w:val="1"/>
      <w:numFmt w:val="bullet"/>
      <w:lvlText w:val="▪"/>
      <w:lvlJc w:val="left"/>
      <w:pPr>
        <w:ind w:left="10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E05944">
      <w:start w:val="1"/>
      <w:numFmt w:val="bullet"/>
      <w:lvlRestart w:val="0"/>
      <w:lvlText w:val="•"/>
      <w:lvlJc w:val="left"/>
      <w:pPr>
        <w:ind w:left="11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4A2C80E">
      <w:start w:val="1"/>
      <w:numFmt w:val="bullet"/>
      <w:lvlText w:val="o"/>
      <w:lvlJc w:val="left"/>
      <w:pPr>
        <w:ind w:left="11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8A411E">
      <w:start w:val="1"/>
      <w:numFmt w:val="bullet"/>
      <w:lvlText w:val="▪"/>
      <w:lvlJc w:val="left"/>
      <w:pPr>
        <w:ind w:left="12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DC8126">
      <w:start w:val="1"/>
      <w:numFmt w:val="bullet"/>
      <w:lvlText w:val="•"/>
      <w:lvlJc w:val="left"/>
      <w:pPr>
        <w:ind w:left="13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DA5338">
      <w:start w:val="1"/>
      <w:numFmt w:val="bullet"/>
      <w:lvlText w:val="o"/>
      <w:lvlJc w:val="left"/>
      <w:pPr>
        <w:ind w:left="14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F043790">
      <w:start w:val="1"/>
      <w:numFmt w:val="bullet"/>
      <w:lvlText w:val="▪"/>
      <w:lvlJc w:val="left"/>
      <w:pPr>
        <w:ind w:left="14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9B3352"/>
    <w:multiLevelType w:val="hybridMultilevel"/>
    <w:tmpl w:val="011C0D3E"/>
    <w:lvl w:ilvl="0" w:tplc="76481824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AC7CEC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C63744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BE43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5A68C4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5030E4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7A3BA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CE6917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822378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696B7C"/>
    <w:multiLevelType w:val="hybridMultilevel"/>
    <w:tmpl w:val="648E0BDE"/>
    <w:lvl w:ilvl="0" w:tplc="A8FC799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02353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D0B62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4E177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D258D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74C93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818A86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6E907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EBC670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2D5356"/>
    <w:multiLevelType w:val="hybridMultilevel"/>
    <w:tmpl w:val="BF18B642"/>
    <w:lvl w:ilvl="0" w:tplc="7A78B7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42F2E">
      <w:start w:val="3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9E8A1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BE535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7D24A6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566BE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3A48C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CCAD99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68581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A803E0"/>
    <w:multiLevelType w:val="hybridMultilevel"/>
    <w:tmpl w:val="8E420594"/>
    <w:lvl w:ilvl="0" w:tplc="6A409B9E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58998C">
      <w:start w:val="1"/>
      <w:numFmt w:val="decimal"/>
      <w:lvlText w:val="%2.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583452">
      <w:start w:val="1"/>
      <w:numFmt w:val="bullet"/>
      <w:lvlText w:val="-"/>
      <w:lvlJc w:val="left"/>
      <w:pPr>
        <w:ind w:left="1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327490">
      <w:start w:val="1"/>
      <w:numFmt w:val="bullet"/>
      <w:lvlText w:val="•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B613CC">
      <w:start w:val="1"/>
      <w:numFmt w:val="bullet"/>
      <w:lvlText w:val="o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D83E6C">
      <w:start w:val="1"/>
      <w:numFmt w:val="bullet"/>
      <w:lvlText w:val="▪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28CC98">
      <w:start w:val="1"/>
      <w:numFmt w:val="bullet"/>
      <w:lvlText w:val="•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06DB2A">
      <w:start w:val="1"/>
      <w:numFmt w:val="bullet"/>
      <w:lvlText w:val="o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9EEA30">
      <w:start w:val="1"/>
      <w:numFmt w:val="bullet"/>
      <w:lvlText w:val="▪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22A580E"/>
    <w:multiLevelType w:val="hybridMultilevel"/>
    <w:tmpl w:val="BF246F32"/>
    <w:lvl w:ilvl="0" w:tplc="5524BE5C">
      <w:start w:val="1"/>
      <w:numFmt w:val="decimal"/>
      <w:lvlText w:val="%1"/>
      <w:lvlJc w:val="left"/>
      <w:pPr>
        <w:ind w:left="3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8CC26C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C8D4A4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6A5728">
      <w:start w:val="1"/>
      <w:numFmt w:val="decimal"/>
      <w:lvlText w:val="%4"/>
      <w:lvlJc w:val="left"/>
      <w:pPr>
        <w:ind w:left="25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D6D452">
      <w:start w:val="1"/>
      <w:numFmt w:val="decimal"/>
      <w:lvlRestart w:val="0"/>
      <w:lvlText w:val="%5."/>
      <w:lvlJc w:val="left"/>
      <w:pPr>
        <w:ind w:left="3226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276D2">
      <w:start w:val="1"/>
      <w:numFmt w:val="lowerRoman"/>
      <w:lvlText w:val="%6"/>
      <w:lvlJc w:val="left"/>
      <w:pPr>
        <w:ind w:left="396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2784614">
      <w:start w:val="1"/>
      <w:numFmt w:val="decimal"/>
      <w:lvlText w:val="%7"/>
      <w:lvlJc w:val="left"/>
      <w:pPr>
        <w:ind w:left="468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40EFBA">
      <w:start w:val="1"/>
      <w:numFmt w:val="lowerLetter"/>
      <w:lvlText w:val="%8"/>
      <w:lvlJc w:val="left"/>
      <w:pPr>
        <w:ind w:left="540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1E8B8C">
      <w:start w:val="1"/>
      <w:numFmt w:val="lowerRoman"/>
      <w:lvlText w:val="%9"/>
      <w:lvlJc w:val="left"/>
      <w:pPr>
        <w:ind w:left="6121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212121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D64F9A"/>
    <w:multiLevelType w:val="hybridMultilevel"/>
    <w:tmpl w:val="3F1C9F46"/>
    <w:lvl w:ilvl="0" w:tplc="BAA61604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8E118A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DCAF2C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9E2AD4">
      <w:start w:val="1"/>
      <w:numFmt w:val="bullet"/>
      <w:lvlText w:val="•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4B0D050">
      <w:start w:val="1"/>
      <w:numFmt w:val="bullet"/>
      <w:lvlText w:val="o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50CE90">
      <w:start w:val="1"/>
      <w:numFmt w:val="bullet"/>
      <w:lvlText w:val="▪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AC669A">
      <w:start w:val="1"/>
      <w:numFmt w:val="bullet"/>
      <w:lvlText w:val="•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E43F2A">
      <w:start w:val="1"/>
      <w:numFmt w:val="bullet"/>
      <w:lvlText w:val="o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88411C">
      <w:start w:val="1"/>
      <w:numFmt w:val="bullet"/>
      <w:lvlText w:val="▪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AC2687"/>
    <w:multiLevelType w:val="multilevel"/>
    <w:tmpl w:val="C6D8E4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041FF9"/>
    <w:multiLevelType w:val="hybridMultilevel"/>
    <w:tmpl w:val="961EA208"/>
    <w:lvl w:ilvl="0" w:tplc="BB16DFA6">
      <w:start w:val="1"/>
      <w:numFmt w:val="decimal"/>
      <w:lvlText w:val="%1."/>
      <w:lvlJc w:val="left"/>
      <w:pPr>
        <w:ind w:left="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C162338">
      <w:start w:val="1"/>
      <w:numFmt w:val="lowerLetter"/>
      <w:lvlText w:val="%2"/>
      <w:lvlJc w:val="left"/>
      <w:pPr>
        <w:ind w:left="10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E94C71C">
      <w:start w:val="1"/>
      <w:numFmt w:val="lowerRoman"/>
      <w:lvlText w:val="%3"/>
      <w:lvlJc w:val="left"/>
      <w:pPr>
        <w:ind w:left="18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88AB8E">
      <w:start w:val="1"/>
      <w:numFmt w:val="decimal"/>
      <w:lvlText w:val="%4"/>
      <w:lvlJc w:val="left"/>
      <w:pPr>
        <w:ind w:left="25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D90AEBE">
      <w:start w:val="1"/>
      <w:numFmt w:val="lowerLetter"/>
      <w:lvlText w:val="%5"/>
      <w:lvlJc w:val="left"/>
      <w:pPr>
        <w:ind w:left="324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5ED392">
      <w:start w:val="1"/>
      <w:numFmt w:val="lowerRoman"/>
      <w:lvlText w:val="%6"/>
      <w:lvlJc w:val="left"/>
      <w:pPr>
        <w:ind w:left="396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0070D0">
      <w:start w:val="1"/>
      <w:numFmt w:val="decimal"/>
      <w:lvlText w:val="%7"/>
      <w:lvlJc w:val="left"/>
      <w:pPr>
        <w:ind w:left="468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265A46">
      <w:start w:val="1"/>
      <w:numFmt w:val="lowerLetter"/>
      <w:lvlText w:val="%8"/>
      <w:lvlJc w:val="left"/>
      <w:pPr>
        <w:ind w:left="540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003198">
      <w:start w:val="1"/>
      <w:numFmt w:val="lowerRoman"/>
      <w:lvlText w:val="%9"/>
      <w:lvlJc w:val="left"/>
      <w:pPr>
        <w:ind w:left="6120"/>
      </w:pPr>
      <w:rPr>
        <w:rFonts w:ascii="Franklin Gothic Book" w:eastAsia="Franklin Gothic Book" w:hAnsi="Franklin Gothic Book" w:cs="Franklin Gothic Book"/>
        <w:b w:val="0"/>
        <w:i w:val="0"/>
        <w:strike w:val="0"/>
        <w:dstrike w:val="0"/>
        <w:color w:val="FFFFFF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89033D1"/>
    <w:multiLevelType w:val="multilevel"/>
    <w:tmpl w:val="EE3042B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AC298C"/>
    <w:multiLevelType w:val="hybridMultilevel"/>
    <w:tmpl w:val="2F9CF49C"/>
    <w:lvl w:ilvl="0" w:tplc="A3A435F8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063534">
      <w:start w:val="1"/>
      <w:numFmt w:val="bullet"/>
      <w:lvlText w:val="o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0BC1A6E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B2B7BA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B22562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A909B3A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CBCD2F0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6EE5D82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882A2D2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8D4A82"/>
    <w:multiLevelType w:val="hybridMultilevel"/>
    <w:tmpl w:val="348C62FE"/>
    <w:lvl w:ilvl="0" w:tplc="FEB05DAA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26D57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AB28B14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8B27F5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401A92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E5EAFFC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6A487E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1AC610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BB412F0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01621B"/>
    <w:multiLevelType w:val="hybridMultilevel"/>
    <w:tmpl w:val="FB2418A4"/>
    <w:lvl w:ilvl="0" w:tplc="B5BC7B4C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A43ADE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7322938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248D1A6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3C2B5E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BC904A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B20498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6FAD58E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CA018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96348F"/>
    <w:multiLevelType w:val="multilevel"/>
    <w:tmpl w:val="34900A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AB68CD"/>
    <w:multiLevelType w:val="hybridMultilevel"/>
    <w:tmpl w:val="81ECB222"/>
    <w:lvl w:ilvl="0" w:tplc="381C11B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4E92BE">
      <w:start w:val="1"/>
      <w:numFmt w:val="bullet"/>
      <w:lvlText w:val="o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C232C">
      <w:start w:val="1"/>
      <w:numFmt w:val="bullet"/>
      <w:lvlText w:val="▪"/>
      <w:lvlJc w:val="left"/>
      <w:pPr>
        <w:ind w:left="1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9073F6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B038B8">
      <w:start w:val="1"/>
      <w:numFmt w:val="bullet"/>
      <w:lvlText w:val="o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1A30E2">
      <w:start w:val="1"/>
      <w:numFmt w:val="bullet"/>
      <w:lvlText w:val="▪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B4D7A4">
      <w:start w:val="1"/>
      <w:numFmt w:val="bullet"/>
      <w:lvlText w:val="•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7A360A">
      <w:start w:val="1"/>
      <w:numFmt w:val="bullet"/>
      <w:lvlText w:val="o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0AC418">
      <w:start w:val="1"/>
      <w:numFmt w:val="bullet"/>
      <w:lvlText w:val="▪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CA21F73"/>
    <w:multiLevelType w:val="hybridMultilevel"/>
    <w:tmpl w:val="4BEC1D30"/>
    <w:lvl w:ilvl="0" w:tplc="0D386080">
      <w:start w:val="1"/>
      <w:numFmt w:val="bullet"/>
      <w:lvlText w:val="o"/>
      <w:lvlJc w:val="left"/>
      <w:pPr>
        <w:ind w:left="1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803936">
      <w:start w:val="1"/>
      <w:numFmt w:val="bullet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12EE72">
      <w:start w:val="1"/>
      <w:numFmt w:val="bullet"/>
      <w:lvlText w:val="•"/>
      <w:lvlJc w:val="left"/>
      <w:pPr>
        <w:ind w:left="2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D5EBC0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4C17CC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F06AF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020AD4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6A6CD96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54DD2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0F16E8B"/>
    <w:multiLevelType w:val="hybridMultilevel"/>
    <w:tmpl w:val="1CEAC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B7762"/>
    <w:multiLevelType w:val="hybridMultilevel"/>
    <w:tmpl w:val="3CE81276"/>
    <w:lvl w:ilvl="0" w:tplc="AFF6FF54">
      <w:start w:val="1"/>
      <w:numFmt w:val="decimal"/>
      <w:lvlText w:val="%1."/>
      <w:lvlJc w:val="left"/>
      <w:pPr>
        <w:ind w:left="720" w:hanging="360"/>
      </w:pPr>
    </w:lvl>
    <w:lvl w:ilvl="1" w:tplc="DD9C395C">
      <w:start w:val="1"/>
      <w:numFmt w:val="lowerLetter"/>
      <w:lvlText w:val="%2."/>
      <w:lvlJc w:val="left"/>
      <w:pPr>
        <w:ind w:left="1440" w:hanging="360"/>
      </w:pPr>
    </w:lvl>
    <w:lvl w:ilvl="2" w:tplc="D5E651B4">
      <w:start w:val="1"/>
      <w:numFmt w:val="lowerRoman"/>
      <w:lvlText w:val="%3."/>
      <w:lvlJc w:val="right"/>
      <w:pPr>
        <w:ind w:left="2160" w:hanging="180"/>
      </w:pPr>
    </w:lvl>
    <w:lvl w:ilvl="3" w:tplc="F4E8FEDC">
      <w:start w:val="1"/>
      <w:numFmt w:val="decimal"/>
      <w:lvlText w:val="%4."/>
      <w:lvlJc w:val="left"/>
      <w:pPr>
        <w:ind w:left="2880" w:hanging="360"/>
      </w:pPr>
    </w:lvl>
    <w:lvl w:ilvl="4" w:tplc="DBDAEA00">
      <w:start w:val="1"/>
      <w:numFmt w:val="lowerLetter"/>
      <w:lvlText w:val="%5."/>
      <w:lvlJc w:val="left"/>
      <w:pPr>
        <w:ind w:left="3600" w:hanging="360"/>
      </w:pPr>
    </w:lvl>
    <w:lvl w:ilvl="5" w:tplc="C9AA3DB0">
      <w:start w:val="1"/>
      <w:numFmt w:val="lowerRoman"/>
      <w:lvlText w:val="%6."/>
      <w:lvlJc w:val="right"/>
      <w:pPr>
        <w:ind w:left="4320" w:hanging="180"/>
      </w:pPr>
    </w:lvl>
    <w:lvl w:ilvl="6" w:tplc="D550E328">
      <w:start w:val="1"/>
      <w:numFmt w:val="decimal"/>
      <w:lvlText w:val="%7."/>
      <w:lvlJc w:val="left"/>
      <w:pPr>
        <w:ind w:left="5040" w:hanging="360"/>
      </w:pPr>
    </w:lvl>
    <w:lvl w:ilvl="7" w:tplc="2A1275D0">
      <w:start w:val="1"/>
      <w:numFmt w:val="lowerLetter"/>
      <w:lvlText w:val="%8."/>
      <w:lvlJc w:val="left"/>
      <w:pPr>
        <w:ind w:left="5760" w:hanging="360"/>
      </w:pPr>
    </w:lvl>
    <w:lvl w:ilvl="8" w:tplc="1F2AD59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E4428F"/>
    <w:multiLevelType w:val="hybridMultilevel"/>
    <w:tmpl w:val="5746ABA2"/>
    <w:lvl w:ilvl="0" w:tplc="049C1054">
      <w:start w:val="1"/>
      <w:numFmt w:val="bullet"/>
      <w:lvlText w:val="o"/>
      <w:lvlJc w:val="left"/>
      <w:pPr>
        <w:ind w:left="10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645D8C">
      <w:start w:val="1"/>
      <w:numFmt w:val="bullet"/>
      <w:lvlText w:val="▪"/>
      <w:lvlJc w:val="left"/>
      <w:pPr>
        <w:ind w:left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685652">
      <w:start w:val="1"/>
      <w:numFmt w:val="bullet"/>
      <w:lvlText w:val="▪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CAB40E">
      <w:start w:val="1"/>
      <w:numFmt w:val="bullet"/>
      <w:lvlText w:val="•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CDEBA96">
      <w:start w:val="1"/>
      <w:numFmt w:val="bullet"/>
      <w:lvlText w:val="o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332F6EC">
      <w:start w:val="1"/>
      <w:numFmt w:val="bullet"/>
      <w:lvlText w:val="▪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2AE0A2">
      <w:start w:val="1"/>
      <w:numFmt w:val="bullet"/>
      <w:lvlText w:val="•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BA1E24">
      <w:start w:val="1"/>
      <w:numFmt w:val="bullet"/>
      <w:lvlText w:val="o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F267FC">
      <w:start w:val="1"/>
      <w:numFmt w:val="bullet"/>
      <w:lvlText w:val="▪"/>
      <w:lvlJc w:val="left"/>
      <w:pPr>
        <w:ind w:left="68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9920623"/>
    <w:multiLevelType w:val="hybridMultilevel"/>
    <w:tmpl w:val="328EF8E4"/>
    <w:lvl w:ilvl="0" w:tplc="C77EA41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FC5B94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16CA50">
      <w:start w:val="1"/>
      <w:numFmt w:val="bullet"/>
      <w:lvlText w:val="▪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063786">
      <w:start w:val="1"/>
      <w:numFmt w:val="bullet"/>
      <w:lvlText w:val="•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962584E">
      <w:start w:val="1"/>
      <w:numFmt w:val="bullet"/>
      <w:lvlText w:val="o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3266B6">
      <w:start w:val="1"/>
      <w:numFmt w:val="bullet"/>
      <w:lvlText w:val="▪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B4E1F6">
      <w:start w:val="1"/>
      <w:numFmt w:val="bullet"/>
      <w:lvlText w:val="•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603C8A">
      <w:start w:val="1"/>
      <w:numFmt w:val="bullet"/>
      <w:lvlText w:val="o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481996">
      <w:start w:val="1"/>
      <w:numFmt w:val="bullet"/>
      <w:lvlText w:val="▪"/>
      <w:lvlJc w:val="left"/>
      <w:pPr>
        <w:ind w:left="68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2117447"/>
    <w:multiLevelType w:val="hybridMultilevel"/>
    <w:tmpl w:val="36525164"/>
    <w:lvl w:ilvl="0" w:tplc="C818D1DE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1A9C9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A6E52E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FACD218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DF0919E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64FE5C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AB8E5F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5EDC6C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BAAD42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EF6293D"/>
    <w:multiLevelType w:val="hybridMultilevel"/>
    <w:tmpl w:val="F2147B3E"/>
    <w:lvl w:ilvl="0" w:tplc="56B4CF9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93303"/>
    <w:multiLevelType w:val="hybridMultilevel"/>
    <w:tmpl w:val="598CDE0A"/>
    <w:lvl w:ilvl="0" w:tplc="C40C84B6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A02A84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5E935A">
      <w:start w:val="1"/>
      <w:numFmt w:val="bullet"/>
      <w:lvlRestart w:val="0"/>
      <w:lvlText w:val="▪"/>
      <w:lvlJc w:val="left"/>
      <w:pPr>
        <w:ind w:left="178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C4304A">
      <w:start w:val="1"/>
      <w:numFmt w:val="bullet"/>
      <w:lvlText w:val="•"/>
      <w:lvlJc w:val="left"/>
      <w:pPr>
        <w:ind w:left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F04A78">
      <w:start w:val="1"/>
      <w:numFmt w:val="bullet"/>
      <w:lvlText w:val="o"/>
      <w:lvlJc w:val="left"/>
      <w:pPr>
        <w:ind w:left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9ED658">
      <w:start w:val="1"/>
      <w:numFmt w:val="bullet"/>
      <w:lvlText w:val="▪"/>
      <w:lvlJc w:val="left"/>
      <w:pPr>
        <w:ind w:left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20256C">
      <w:start w:val="1"/>
      <w:numFmt w:val="bullet"/>
      <w:lvlText w:val="•"/>
      <w:lvlJc w:val="left"/>
      <w:pPr>
        <w:ind w:left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5C6E22">
      <w:start w:val="1"/>
      <w:numFmt w:val="bullet"/>
      <w:lvlText w:val="o"/>
      <w:lvlJc w:val="left"/>
      <w:pPr>
        <w:ind w:left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7DA2CCC">
      <w:start w:val="1"/>
      <w:numFmt w:val="bullet"/>
      <w:lvlText w:val="▪"/>
      <w:lvlJc w:val="left"/>
      <w:pPr>
        <w:ind w:left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6"/>
  </w:num>
  <w:num w:numId="2">
    <w:abstractNumId w:val="11"/>
  </w:num>
  <w:num w:numId="3">
    <w:abstractNumId w:val="13"/>
  </w:num>
  <w:num w:numId="4">
    <w:abstractNumId w:val="1"/>
  </w:num>
  <w:num w:numId="5">
    <w:abstractNumId w:val="21"/>
  </w:num>
  <w:num w:numId="6">
    <w:abstractNumId w:val="23"/>
  </w:num>
  <w:num w:numId="7">
    <w:abstractNumId w:val="6"/>
  </w:num>
  <w:num w:numId="8">
    <w:abstractNumId w:val="5"/>
  </w:num>
  <w:num w:numId="9">
    <w:abstractNumId w:val="3"/>
  </w:num>
  <w:num w:numId="10">
    <w:abstractNumId w:val="4"/>
  </w:num>
  <w:num w:numId="11">
    <w:abstractNumId w:val="19"/>
  </w:num>
  <w:num w:numId="12">
    <w:abstractNumId w:val="20"/>
  </w:num>
  <w:num w:numId="13">
    <w:abstractNumId w:val="2"/>
  </w:num>
  <w:num w:numId="14">
    <w:abstractNumId w:val="7"/>
  </w:num>
  <w:num w:numId="15">
    <w:abstractNumId w:val="15"/>
  </w:num>
  <w:num w:numId="16">
    <w:abstractNumId w:val="12"/>
  </w:num>
  <w:num w:numId="17">
    <w:abstractNumId w:val="9"/>
  </w:num>
  <w:num w:numId="18">
    <w:abstractNumId w:val="10"/>
  </w:num>
  <w:num w:numId="19">
    <w:abstractNumId w:val="22"/>
  </w:num>
  <w:num w:numId="20">
    <w:abstractNumId w:val="14"/>
  </w:num>
  <w:num w:numId="21">
    <w:abstractNumId w:val="8"/>
  </w:num>
  <w:num w:numId="22">
    <w:abstractNumId w:val="17"/>
  </w:num>
  <w:num w:numId="23">
    <w:abstractNumId w:val="0"/>
  </w:num>
  <w:num w:numId="24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likhan Zhaksylykov">
    <w15:presenceInfo w15:providerId="Windows Live" w15:userId="fc03ba4db98d85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AyMTAxMzS3MDI0MDNT0lEKTi0uzszPAymwqAUARAA3ESwAAAA="/>
  </w:docVars>
  <w:rsids>
    <w:rsidRoot w:val="00B66CBE"/>
    <w:rsid w:val="000165C5"/>
    <w:rsid w:val="0001791A"/>
    <w:rsid w:val="000937B3"/>
    <w:rsid w:val="000E4CB6"/>
    <w:rsid w:val="001055ED"/>
    <w:rsid w:val="00106C87"/>
    <w:rsid w:val="0017523C"/>
    <w:rsid w:val="00194F7A"/>
    <w:rsid w:val="001D2B4E"/>
    <w:rsid w:val="001D6657"/>
    <w:rsid w:val="001E2FD4"/>
    <w:rsid w:val="00273851"/>
    <w:rsid w:val="002E3EB4"/>
    <w:rsid w:val="003217F6"/>
    <w:rsid w:val="00362DA1"/>
    <w:rsid w:val="00363C78"/>
    <w:rsid w:val="00404A12"/>
    <w:rsid w:val="004265F1"/>
    <w:rsid w:val="00473385"/>
    <w:rsid w:val="00480031"/>
    <w:rsid w:val="004B4864"/>
    <w:rsid w:val="004F5C21"/>
    <w:rsid w:val="005444E8"/>
    <w:rsid w:val="00563862"/>
    <w:rsid w:val="005E70F9"/>
    <w:rsid w:val="00607161"/>
    <w:rsid w:val="00626857"/>
    <w:rsid w:val="00645300"/>
    <w:rsid w:val="0069791A"/>
    <w:rsid w:val="006C287F"/>
    <w:rsid w:val="006C456A"/>
    <w:rsid w:val="006E00E8"/>
    <w:rsid w:val="006F3EC7"/>
    <w:rsid w:val="00703290"/>
    <w:rsid w:val="0071047F"/>
    <w:rsid w:val="00711C52"/>
    <w:rsid w:val="007728E4"/>
    <w:rsid w:val="007833FA"/>
    <w:rsid w:val="00787524"/>
    <w:rsid w:val="007C4E0F"/>
    <w:rsid w:val="00853230"/>
    <w:rsid w:val="00856DB0"/>
    <w:rsid w:val="0087459D"/>
    <w:rsid w:val="008A0B10"/>
    <w:rsid w:val="008A39C6"/>
    <w:rsid w:val="008A7F8B"/>
    <w:rsid w:val="00930F09"/>
    <w:rsid w:val="009317DB"/>
    <w:rsid w:val="00986EC3"/>
    <w:rsid w:val="009D7D1F"/>
    <w:rsid w:val="009E1F66"/>
    <w:rsid w:val="009E6DDD"/>
    <w:rsid w:val="00A05AB7"/>
    <w:rsid w:val="00A453A2"/>
    <w:rsid w:val="00A47C12"/>
    <w:rsid w:val="00A85A65"/>
    <w:rsid w:val="00B34F15"/>
    <w:rsid w:val="00B66CBE"/>
    <w:rsid w:val="00C078B8"/>
    <w:rsid w:val="00C10A37"/>
    <w:rsid w:val="00C47CED"/>
    <w:rsid w:val="00C6239A"/>
    <w:rsid w:val="00C8728C"/>
    <w:rsid w:val="00D047AB"/>
    <w:rsid w:val="00D3413D"/>
    <w:rsid w:val="00D642A7"/>
    <w:rsid w:val="00DC2F10"/>
    <w:rsid w:val="00DF025D"/>
    <w:rsid w:val="00E16A39"/>
    <w:rsid w:val="00E21DCB"/>
    <w:rsid w:val="00E57156"/>
    <w:rsid w:val="00E972C1"/>
    <w:rsid w:val="00F3451E"/>
    <w:rsid w:val="00F34BA2"/>
    <w:rsid w:val="00F76013"/>
    <w:rsid w:val="00F910E5"/>
    <w:rsid w:val="00F94331"/>
    <w:rsid w:val="00FA1842"/>
    <w:rsid w:val="110095BD"/>
    <w:rsid w:val="19EBABE4"/>
    <w:rsid w:val="202E39EC"/>
    <w:rsid w:val="20CB7CD0"/>
    <w:rsid w:val="2816DCA4"/>
    <w:rsid w:val="36BA43F1"/>
    <w:rsid w:val="428BF7EB"/>
    <w:rsid w:val="4682D2C5"/>
    <w:rsid w:val="4786ED42"/>
    <w:rsid w:val="51218489"/>
    <w:rsid w:val="58FBDB86"/>
    <w:rsid w:val="6B228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9D1D7B"/>
  <w15:docId w15:val="{1FE5312E-BB63-44B1-A40D-7B3003CE7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basedOn w:val="a0"/>
    <w:next w:val="a"/>
    <w:link w:val="10"/>
    <w:uiPriority w:val="9"/>
    <w:qFormat/>
    <w:rsid w:val="009E1F66"/>
    <w:pPr>
      <w:numPr>
        <w:numId w:val="19"/>
      </w:numPr>
      <w:outlineLvl w:val="0"/>
    </w:pPr>
    <w:rPr>
      <w:rFonts w:ascii="Arial" w:hAnsi="Arial" w:cs="Arial"/>
      <w:b/>
      <w:bCs/>
      <w:sz w:val="28"/>
      <w:szCs w:val="28"/>
      <w:u w:val="single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418AB3"/>
      <w:spacing w:after="92"/>
      <w:ind w:left="10" w:hanging="10"/>
      <w:outlineLvl w:val="1"/>
    </w:pPr>
    <w:rPr>
      <w:rFonts w:ascii="Franklin Gothic Book" w:eastAsia="Franklin Gothic Book" w:hAnsi="Franklin Gothic Book" w:cs="Franklin Gothic Book"/>
      <w:color w:val="FFFFF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Franklin Gothic Book" w:eastAsia="Franklin Gothic Book" w:hAnsi="Franklin Gothic Book" w:cs="Franklin Gothic Book"/>
      <w:color w:val="FFFFFF"/>
      <w:sz w:val="22"/>
    </w:rPr>
  </w:style>
  <w:style w:type="character" w:customStyle="1" w:styleId="10">
    <w:name w:val="Заголовок 1 Знак"/>
    <w:link w:val="1"/>
    <w:uiPriority w:val="9"/>
    <w:rsid w:val="009E1F66"/>
    <w:rPr>
      <w:rFonts w:ascii="Arial" w:eastAsia="Calibri" w:hAnsi="Arial" w:cs="Arial"/>
      <w:b/>
      <w:bCs/>
      <w:color w:val="000000"/>
      <w:sz w:val="28"/>
      <w:szCs w:val="28"/>
      <w:u w:val="single"/>
    </w:rPr>
  </w:style>
  <w:style w:type="paragraph" w:styleId="11">
    <w:name w:val="toc 1"/>
    <w:hidden/>
    <w:uiPriority w:val="39"/>
    <w:pPr>
      <w:spacing w:after="102" w:line="265" w:lineRule="auto"/>
      <w:ind w:left="25" w:right="23" w:hanging="10"/>
    </w:pPr>
    <w:rPr>
      <w:rFonts w:ascii="Franklin Gothic Book" w:eastAsia="Franklin Gothic Book" w:hAnsi="Franklin Gothic Book" w:cs="Franklin Gothic Book"/>
      <w:color w:val="000000"/>
      <w:sz w:val="20"/>
    </w:rPr>
  </w:style>
  <w:style w:type="paragraph" w:styleId="a4">
    <w:name w:val="Normal (Web)"/>
    <w:basedOn w:val="a"/>
    <w:uiPriority w:val="99"/>
    <w:unhideWhenUsed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5">
    <w:name w:val="Strong"/>
    <w:basedOn w:val="a1"/>
    <w:uiPriority w:val="22"/>
    <w:qFormat/>
    <w:rsid w:val="00F34BA2"/>
    <w:rPr>
      <w:b/>
      <w:bCs/>
    </w:rPr>
  </w:style>
  <w:style w:type="paragraph" w:customStyle="1" w:styleId="list-item">
    <w:name w:val="list-item"/>
    <w:basedOn w:val="a"/>
    <w:rsid w:val="00F3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character" w:styleId="a6">
    <w:name w:val="Hyperlink"/>
    <w:basedOn w:val="a1"/>
    <w:uiPriority w:val="99"/>
    <w:unhideWhenUsed/>
    <w:rsid w:val="00F34BA2"/>
    <w:rPr>
      <w:color w:val="0000FF"/>
      <w:u w:val="single"/>
    </w:rPr>
  </w:style>
  <w:style w:type="character" w:styleId="a7">
    <w:name w:val="annotation reference"/>
    <w:basedOn w:val="a1"/>
    <w:uiPriority w:val="99"/>
    <w:semiHidden/>
    <w:unhideWhenUsed/>
    <w:rsid w:val="00F34BA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F34BA2"/>
    <w:pPr>
      <w:spacing w:after="0" w:line="240" w:lineRule="auto"/>
    </w:pPr>
    <w:rPr>
      <w:rFonts w:asciiTheme="minorHAnsi" w:eastAsiaTheme="minorHAnsi" w:hAnsiTheme="minorHAnsi" w:cstheme="minorBidi"/>
      <w:color w:val="auto"/>
      <w:sz w:val="20"/>
      <w:szCs w:val="20"/>
      <w:lang w:val="ru-RU"/>
    </w:rPr>
  </w:style>
  <w:style w:type="character" w:customStyle="1" w:styleId="a9">
    <w:name w:val="Текст примечания Знак"/>
    <w:basedOn w:val="a1"/>
    <w:link w:val="a8"/>
    <w:uiPriority w:val="99"/>
    <w:rsid w:val="00F34BA2"/>
    <w:rPr>
      <w:rFonts w:eastAsiaTheme="minorHAnsi"/>
      <w:sz w:val="20"/>
      <w:szCs w:val="20"/>
      <w:lang w:val="ru-RU"/>
    </w:rPr>
  </w:style>
  <w:style w:type="paragraph" w:styleId="aa">
    <w:name w:val="TOC Heading"/>
    <w:basedOn w:val="1"/>
    <w:next w:val="a"/>
    <w:link w:val="ab"/>
    <w:uiPriority w:val="39"/>
    <w:unhideWhenUsed/>
    <w:qFormat/>
    <w:rsid w:val="00F34BA2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0">
    <w:name w:val="List Paragraph"/>
    <w:aliases w:val="style 2"/>
    <w:basedOn w:val="a"/>
    <w:link w:val="ac"/>
    <w:uiPriority w:val="34"/>
    <w:qFormat/>
    <w:rsid w:val="00F34BA2"/>
    <w:pPr>
      <w:ind w:left="720"/>
      <w:contextualSpacing/>
    </w:pPr>
  </w:style>
  <w:style w:type="paragraph" w:styleId="ad">
    <w:name w:val="footer"/>
    <w:basedOn w:val="a"/>
    <w:link w:val="ae"/>
    <w:uiPriority w:val="99"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E70F9"/>
    <w:rPr>
      <w:rFonts w:ascii="Calibri" w:eastAsia="Calibri" w:hAnsi="Calibri" w:cs="Calibri"/>
      <w:color w:val="000000"/>
    </w:rPr>
  </w:style>
  <w:style w:type="paragraph" w:styleId="af">
    <w:name w:val="header"/>
    <w:basedOn w:val="a"/>
    <w:link w:val="af0"/>
    <w:uiPriority w:val="99"/>
    <w:semiHidden/>
    <w:unhideWhenUsed/>
    <w:rsid w:val="005E70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5E70F9"/>
    <w:rPr>
      <w:rFonts w:ascii="Calibri" w:eastAsia="Calibri" w:hAnsi="Calibri" w:cs="Calibri"/>
      <w:color w:val="000000"/>
    </w:rPr>
  </w:style>
  <w:style w:type="character" w:customStyle="1" w:styleId="ac">
    <w:name w:val="Абзац списка Знак"/>
    <w:aliases w:val="style 2 Знак"/>
    <w:link w:val="a0"/>
    <w:uiPriority w:val="34"/>
    <w:locked/>
    <w:rsid w:val="006F3EC7"/>
    <w:rPr>
      <w:rFonts w:ascii="Calibri" w:eastAsia="Calibri" w:hAnsi="Calibri" w:cs="Calibri"/>
      <w:color w:val="000000"/>
    </w:rPr>
  </w:style>
  <w:style w:type="paragraph" w:customStyle="1" w:styleId="Style1">
    <w:name w:val="Style1"/>
    <w:basedOn w:val="aa"/>
    <w:link w:val="Style1Char"/>
    <w:qFormat/>
    <w:rsid w:val="000165C5"/>
    <w:pPr>
      <w:shd w:val="clear" w:color="auto" w:fill="008ACE"/>
    </w:pPr>
    <w:rPr>
      <w:rFonts w:ascii="Calibri" w:hAnsi="Calibri" w:cs="Calibri"/>
      <w:b w:val="0"/>
      <w:bCs w:val="0"/>
      <w:color w:val="FFFFFF" w:themeColor="background1"/>
      <w:sz w:val="22"/>
      <w:szCs w:val="22"/>
      <w:u w:val="none"/>
    </w:rPr>
  </w:style>
  <w:style w:type="paragraph" w:styleId="af1">
    <w:name w:val="No Spacing"/>
    <w:uiPriority w:val="1"/>
    <w:qFormat/>
    <w:rsid w:val="006C456A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ab">
    <w:name w:val="Заголовок оглавления Знак"/>
    <w:basedOn w:val="10"/>
    <w:link w:val="aa"/>
    <w:uiPriority w:val="39"/>
    <w:rsid w:val="000165C5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u w:val="single"/>
    </w:rPr>
  </w:style>
  <w:style w:type="character" w:customStyle="1" w:styleId="Style1Char">
    <w:name w:val="Style1 Char"/>
    <w:basedOn w:val="ab"/>
    <w:link w:val="Style1"/>
    <w:rsid w:val="000165C5"/>
    <w:rPr>
      <w:rFonts w:ascii="Calibri" w:eastAsiaTheme="majorEastAsia" w:hAnsi="Calibri" w:cs="Calibri"/>
      <w:b w:val="0"/>
      <w:bCs w:val="0"/>
      <w:color w:val="FFFFFF" w:themeColor="background1"/>
      <w:sz w:val="32"/>
      <w:szCs w:val="32"/>
      <w:u w:val="single"/>
      <w:shd w:val="clear" w:color="auto" w:fill="008ACE"/>
    </w:rPr>
  </w:style>
  <w:style w:type="paragraph" w:styleId="af2">
    <w:name w:val="Revision"/>
    <w:hidden/>
    <w:uiPriority w:val="99"/>
    <w:semiHidden/>
    <w:rsid w:val="00F910E5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af3">
    <w:name w:val="annotation subject"/>
    <w:basedOn w:val="a8"/>
    <w:next w:val="a8"/>
    <w:link w:val="af4"/>
    <w:uiPriority w:val="99"/>
    <w:semiHidden/>
    <w:unhideWhenUsed/>
    <w:rsid w:val="00F910E5"/>
    <w:pPr>
      <w:spacing w:after="160"/>
    </w:pPr>
    <w:rPr>
      <w:rFonts w:ascii="Calibri" w:eastAsia="Calibri" w:hAnsi="Calibri" w:cs="Calibri"/>
      <w:b/>
      <w:bCs/>
      <w:color w:val="000000"/>
      <w:lang w:val="en-US"/>
    </w:rPr>
  </w:style>
  <w:style w:type="character" w:customStyle="1" w:styleId="af4">
    <w:name w:val="Тема примечания Знак"/>
    <w:basedOn w:val="a9"/>
    <w:link w:val="af3"/>
    <w:uiPriority w:val="99"/>
    <w:semiHidden/>
    <w:rsid w:val="00F910E5"/>
    <w:rPr>
      <w:rFonts w:ascii="Calibri" w:eastAsia="Calibri" w:hAnsi="Calibri" w:cs="Calibri"/>
      <w:b/>
      <w:bCs/>
      <w:color w:val="000000"/>
      <w:sz w:val="20"/>
      <w:szCs w:val="20"/>
      <w:lang w:val="ru-RU"/>
    </w:rPr>
  </w:style>
  <w:style w:type="character" w:customStyle="1" w:styleId="Mention">
    <w:name w:val="Mention"/>
    <w:basedOn w:val="a1"/>
    <w:uiPriority w:val="99"/>
    <w:unhideWhenUsed/>
    <w:rsid w:val="00A453A2"/>
    <w:rPr>
      <w:color w:val="2B579A"/>
      <w:shd w:val="clear" w:color="auto" w:fill="E1DFDD"/>
    </w:rPr>
  </w:style>
  <w:style w:type="paragraph" w:styleId="af5">
    <w:name w:val="Balloon Text"/>
    <w:basedOn w:val="a"/>
    <w:link w:val="af6"/>
    <w:uiPriority w:val="99"/>
    <w:semiHidden/>
    <w:unhideWhenUsed/>
    <w:rsid w:val="004265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4265F1"/>
    <w:rPr>
      <w:rFonts w:ascii="Segoe UI" w:eastAsia="Calibri" w:hAnsi="Segoe UI" w:cs="Segoe UI"/>
      <w:color w:val="000000"/>
      <w:sz w:val="18"/>
      <w:szCs w:val="18"/>
    </w:rPr>
  </w:style>
  <w:style w:type="character" w:styleId="af7">
    <w:name w:val="FollowedHyperlink"/>
    <w:basedOn w:val="a1"/>
    <w:uiPriority w:val="99"/>
    <w:semiHidden/>
    <w:unhideWhenUsed/>
    <w:rsid w:val="004265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7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37" Type="http://schemas.microsoft.com/office/2016/09/relationships/commentsIds" Target="commentsIds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7" Type="http://schemas.openxmlformats.org/officeDocument/2006/relationships/image" Target="media/image90.png"/><Relationship Id="rId2" Type="http://schemas.openxmlformats.org/officeDocument/2006/relationships/image" Target="media/image20.png"/><Relationship Id="rId1" Type="http://schemas.openxmlformats.org/officeDocument/2006/relationships/image" Target="media/image21.png"/><Relationship Id="rId6" Type="http://schemas.openxmlformats.org/officeDocument/2006/relationships/image" Target="media/image80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80.png"/><Relationship Id="rId2" Type="http://schemas.openxmlformats.org/officeDocument/2006/relationships/image" Target="media/image20.png"/><Relationship Id="rId1" Type="http://schemas.openxmlformats.org/officeDocument/2006/relationships/image" Target="media/image21.png"/><Relationship Id="rId9" Type="http://schemas.openxmlformats.org/officeDocument/2006/relationships/image" Target="media/image9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4.svg"/><Relationship Id="rId1" Type="http://schemas.openxmlformats.org/officeDocument/2006/relationships/image" Target="media/image19.png"/><Relationship Id="rId4" Type="http://schemas.openxmlformats.org/officeDocument/2006/relationships/image" Target="media/image6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4.svg"/><Relationship Id="rId1" Type="http://schemas.openxmlformats.org/officeDocument/2006/relationships/image" Target="media/image19.png"/><Relationship Id="rId10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2f1ebf5-a8a2-454a-a1d0-6843de7f9093">
      <Terms xmlns="http://schemas.microsoft.com/office/infopath/2007/PartnerControls"/>
    </lcf76f155ced4ddcb4097134ff3c332f>
    <SharedWithUsers xmlns="f1ccc7c4-accf-4228-a7a9-5cd8e4c2a7c6">
      <UserInfo>
        <DisplayName>Adam Morrison</DisplayName>
        <AccountId>58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765F5B45146B48AF9156A2AB30669F" ma:contentTypeVersion="12" ma:contentTypeDescription="Create a new document." ma:contentTypeScope="" ma:versionID="b1a80a372ad3886f1196dcd65f2fac04">
  <xsd:schema xmlns:xsd="http://www.w3.org/2001/XMLSchema" xmlns:xs="http://www.w3.org/2001/XMLSchema" xmlns:p="http://schemas.microsoft.com/office/2006/metadata/properties" xmlns:ns2="d2f1ebf5-a8a2-454a-a1d0-6843de7f9093" xmlns:ns3="f1ccc7c4-accf-4228-a7a9-5cd8e4c2a7c6" targetNamespace="http://schemas.microsoft.com/office/2006/metadata/properties" ma:root="true" ma:fieldsID="b9a53192127bf07673135a76c7fc6a35" ns2:_="" ns3:_="">
    <xsd:import namespace="d2f1ebf5-a8a2-454a-a1d0-6843de7f9093"/>
    <xsd:import namespace="f1ccc7c4-accf-4228-a7a9-5cd8e4c2a7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f1ebf5-a8a2-454a-a1d0-6843de7f90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ccc7c4-accf-4228-a7a9-5cd8e4c2a7c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BA488-DD22-41F1-9049-B3CA52D07712}">
  <ds:schemaRefs>
    <ds:schemaRef ds:uri="http://schemas.microsoft.com/office/2006/metadata/properties"/>
    <ds:schemaRef ds:uri="http://schemas.microsoft.com/office/infopath/2007/PartnerControls"/>
    <ds:schemaRef ds:uri="d2f1ebf5-a8a2-454a-a1d0-6843de7f9093"/>
    <ds:schemaRef ds:uri="f1ccc7c4-accf-4228-a7a9-5cd8e4c2a7c6"/>
  </ds:schemaRefs>
</ds:datastoreItem>
</file>

<file path=customXml/itemProps2.xml><?xml version="1.0" encoding="utf-8"?>
<ds:datastoreItem xmlns:ds="http://schemas.openxmlformats.org/officeDocument/2006/customXml" ds:itemID="{84B7F79A-8901-49F4-9A68-624DE7BE7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8B053A-0483-44EE-8176-69DD02CF91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f1ebf5-a8a2-454a-a1d0-6843de7f9093"/>
    <ds:schemaRef ds:uri="f1ccc7c4-accf-4228-a7a9-5cd8e4c2a7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B38EF87-1360-4F6D-A65B-B2CC73AF1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238</Words>
  <Characters>1361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Nestorak</dc:creator>
  <cp:keywords/>
  <cp:lastModifiedBy>Alikhan Zhaksylykov</cp:lastModifiedBy>
  <cp:revision>53</cp:revision>
  <dcterms:created xsi:type="dcterms:W3CDTF">2023-02-07T23:06:00Z</dcterms:created>
  <dcterms:modified xsi:type="dcterms:W3CDTF">2023-12-25T15:13:00Z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0x010100C9765F5B45146B48AF9156A2AB30669F</vt:lpwstr>
  </property>
  <property fmtid="{D5CDD505-2E9C-101B-9397-08002B2CF9AE}" pid="3" name="MediaServiceImageTags">
    <vt:lpwstr/>
  </property>
</Properties>
</file>