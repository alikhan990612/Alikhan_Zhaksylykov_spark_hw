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FB2858" w14:textId="0A1256BC" w:rsidR="00F34BA2" w:rsidRPr="009E6DDD" w:rsidRDefault="00F34BA2" w:rsidP="008A0B10">
      <w:pPr>
        <w:spacing w:after="0" w:line="360" w:lineRule="auto"/>
        <w:rPr>
          <w:rFonts w:asciiTheme="minorHAnsi" w:hAnsiTheme="minorHAnsi" w:cstheme="minorHAnsi"/>
          <w:b/>
          <w:bCs/>
          <w:color w:val="76CDD8"/>
          <w:sz w:val="24"/>
          <w:szCs w:val="24"/>
        </w:rPr>
      </w:pPr>
      <w:r w:rsidRPr="009E6DDD">
        <w:rPr>
          <w:rFonts w:asciiTheme="minorHAnsi" w:hAnsiTheme="minorHAnsi" w:cstheme="minorHAnsi"/>
          <w:b/>
          <w:bCs/>
          <w:color w:val="76CDD8"/>
          <w:sz w:val="24"/>
          <w:szCs w:val="24"/>
        </w:rPr>
        <w:t>Spark Practice</w:t>
      </w:r>
    </w:p>
    <w:p w14:paraId="26D66BD8" w14:textId="77777777" w:rsidR="00F3451E" w:rsidRPr="000165C5" w:rsidRDefault="00F3451E" w:rsidP="008A0B10">
      <w:pPr>
        <w:pStyle w:val="Style1"/>
        <w:spacing w:line="360" w:lineRule="auto"/>
      </w:pPr>
      <w:r w:rsidRPr="000165C5">
        <w:t>CONTENTS</w:t>
      </w:r>
    </w:p>
    <w:p w14:paraId="0AF4166A" w14:textId="7AC360B5" w:rsidR="00F3451E" w:rsidRPr="000165C5" w:rsidRDefault="00F3451E" w:rsidP="008A0B10">
      <w:pPr>
        <w:pStyle w:val="11"/>
        <w:tabs>
          <w:tab w:val="left" w:pos="440"/>
          <w:tab w:val="right" w:leader="dot" w:pos="10070"/>
        </w:tabs>
        <w:spacing w:after="0" w:line="360" w:lineRule="auto"/>
        <w:rPr>
          <w:rFonts w:asciiTheme="minorHAnsi" w:eastAsiaTheme="minorEastAsia" w:hAnsiTheme="minorHAnsi" w:cstheme="minorHAnsi"/>
          <w:noProof/>
          <w:color w:val="auto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6675179" w:history="1">
        <w:r w:rsidRPr="000165C5">
          <w:rPr>
            <w:rStyle w:val="a6"/>
            <w:rFonts w:asciiTheme="minorHAnsi" w:hAnsiTheme="minorHAnsi" w:cstheme="minorHAnsi"/>
            <w:noProof/>
            <w:sz w:val="22"/>
          </w:rPr>
          <w:t>1.</w:t>
        </w:r>
        <w:r w:rsidRPr="000165C5">
          <w:rPr>
            <w:rFonts w:asciiTheme="minorHAnsi" w:eastAsiaTheme="minorEastAsia" w:hAnsiTheme="minorHAnsi" w:cstheme="minorHAnsi"/>
            <w:noProof/>
            <w:color w:val="auto"/>
            <w:sz w:val="22"/>
          </w:rPr>
          <w:tab/>
        </w:r>
        <w:r w:rsidRPr="000165C5">
          <w:rPr>
            <w:rStyle w:val="a6"/>
            <w:rFonts w:asciiTheme="minorHAnsi" w:hAnsiTheme="minorHAnsi" w:cstheme="minorHAnsi"/>
            <w:noProof/>
            <w:sz w:val="22"/>
          </w:rPr>
          <w:t>Prerequisites</w:t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tab/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fldChar w:fldCharType="begin"/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instrText xml:space="preserve"> PAGEREF _Toc126675179 \h </w:instrText>
        </w:r>
        <w:r w:rsidRPr="000165C5">
          <w:rPr>
            <w:rFonts w:asciiTheme="minorHAnsi" w:hAnsiTheme="minorHAnsi" w:cstheme="minorHAnsi"/>
            <w:noProof/>
            <w:webHidden/>
            <w:sz w:val="22"/>
          </w:rPr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fldChar w:fldCharType="separate"/>
        </w:r>
        <w:r w:rsidR="00711C52">
          <w:rPr>
            <w:rFonts w:asciiTheme="minorHAnsi" w:hAnsiTheme="minorHAnsi" w:cstheme="minorHAnsi"/>
            <w:noProof/>
            <w:webHidden/>
            <w:sz w:val="22"/>
          </w:rPr>
          <w:t>2</w:t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fldChar w:fldCharType="end"/>
        </w:r>
      </w:hyperlink>
    </w:p>
    <w:p w14:paraId="68543636" w14:textId="4A97F4FB" w:rsidR="00F3451E" w:rsidRPr="000165C5" w:rsidRDefault="00362DA1" w:rsidP="00E972C1">
      <w:pPr>
        <w:pStyle w:val="11"/>
        <w:tabs>
          <w:tab w:val="left" w:pos="440"/>
          <w:tab w:val="right" w:leader="dot" w:pos="10070"/>
        </w:tabs>
        <w:spacing w:after="0" w:line="360" w:lineRule="auto"/>
        <w:rPr>
          <w:rFonts w:asciiTheme="minorHAnsi" w:eastAsiaTheme="minorEastAsia" w:hAnsiTheme="minorHAnsi" w:cstheme="minorHAnsi"/>
          <w:noProof/>
          <w:color w:val="auto"/>
          <w:sz w:val="22"/>
        </w:rPr>
      </w:pPr>
      <w:hyperlink w:anchor="_Toc126675180" w:history="1">
        <w:r w:rsidR="00F3451E" w:rsidRPr="000165C5">
          <w:rPr>
            <w:rStyle w:val="a6"/>
            <w:rFonts w:asciiTheme="minorHAnsi" w:hAnsiTheme="minorHAnsi" w:cstheme="minorHAnsi"/>
            <w:noProof/>
            <w:sz w:val="22"/>
          </w:rPr>
          <w:t>2.</w:t>
        </w:r>
        <w:r w:rsidR="00F3451E" w:rsidRPr="000165C5">
          <w:rPr>
            <w:rFonts w:asciiTheme="minorHAnsi" w:eastAsiaTheme="minorEastAsia" w:hAnsiTheme="minorHAnsi" w:cstheme="minorHAnsi"/>
            <w:noProof/>
            <w:color w:val="auto"/>
            <w:sz w:val="22"/>
          </w:rPr>
          <w:tab/>
        </w:r>
        <w:r w:rsidR="00F3451E" w:rsidRPr="000165C5">
          <w:rPr>
            <w:rStyle w:val="a6"/>
            <w:rFonts w:asciiTheme="minorHAnsi" w:hAnsiTheme="minorHAnsi" w:cstheme="minorHAnsi"/>
            <w:noProof/>
            <w:sz w:val="22"/>
          </w:rPr>
          <w:t>Task</w:t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tab/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fldChar w:fldCharType="begin"/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instrText xml:space="preserve"> PAGEREF _Toc126675180 \h </w:instrText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fldChar w:fldCharType="separate"/>
        </w:r>
        <w:r w:rsidR="00711C52">
          <w:rPr>
            <w:rFonts w:asciiTheme="minorHAnsi" w:hAnsiTheme="minorHAnsi" w:cstheme="minorHAnsi"/>
            <w:noProof/>
            <w:webHidden/>
            <w:sz w:val="22"/>
          </w:rPr>
          <w:t>2</w:t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fldChar w:fldCharType="end"/>
        </w:r>
      </w:hyperlink>
    </w:p>
    <w:p w14:paraId="27C546AD" w14:textId="77777777" w:rsidR="00787524" w:rsidRDefault="00F3451E" w:rsidP="008A0B10">
      <w:pPr>
        <w:spacing w:line="360" w:lineRule="auto"/>
        <w:rPr>
          <w:ins w:id="0" w:author="Alikhan Zhaksylykov" w:date="2023-12-25T20:57:00Z"/>
        </w:rPr>
      </w:pPr>
      <w:r>
        <w:rPr>
          <w:b/>
          <w:bCs/>
          <w:noProof/>
        </w:rPr>
        <w:fldChar w:fldCharType="end"/>
      </w:r>
    </w:p>
    <w:p w14:paraId="524FD451" w14:textId="77777777" w:rsidR="00787524" w:rsidRDefault="00787524" w:rsidP="008A0B10">
      <w:pPr>
        <w:spacing w:line="360" w:lineRule="auto"/>
        <w:rPr>
          <w:ins w:id="1" w:author="Alikhan Zhaksylykov" w:date="2023-12-25T20:57:00Z"/>
        </w:rPr>
      </w:pPr>
    </w:p>
    <w:p w14:paraId="646BE510" w14:textId="77777777" w:rsidR="00787524" w:rsidRDefault="00787524" w:rsidP="008A0B10">
      <w:pPr>
        <w:spacing w:line="360" w:lineRule="auto"/>
        <w:rPr>
          <w:ins w:id="2" w:author="Alikhan Zhaksylykov" w:date="2023-12-25T20:57:00Z"/>
        </w:rPr>
      </w:pPr>
    </w:p>
    <w:p w14:paraId="12ED9902" w14:textId="77777777" w:rsidR="00787524" w:rsidRDefault="00787524" w:rsidP="008A0B10">
      <w:pPr>
        <w:spacing w:line="360" w:lineRule="auto"/>
        <w:rPr>
          <w:ins w:id="3" w:author="Alikhan Zhaksylykov" w:date="2023-12-25T20:57:00Z"/>
        </w:rPr>
      </w:pPr>
      <w:bookmarkStart w:id="4" w:name="_GoBack"/>
      <w:bookmarkEnd w:id="4"/>
    </w:p>
    <w:p w14:paraId="4E2C9113" w14:textId="77777777" w:rsidR="00787524" w:rsidRDefault="00787524" w:rsidP="008A0B10">
      <w:pPr>
        <w:spacing w:line="360" w:lineRule="auto"/>
        <w:rPr>
          <w:ins w:id="5" w:author="Alikhan Zhaksylykov" w:date="2023-12-25T20:57:00Z"/>
        </w:rPr>
      </w:pPr>
    </w:p>
    <w:p w14:paraId="3B878B5E" w14:textId="77777777" w:rsidR="00787524" w:rsidRDefault="00787524" w:rsidP="008A0B10">
      <w:pPr>
        <w:spacing w:line="360" w:lineRule="auto"/>
        <w:rPr>
          <w:ins w:id="6" w:author="Alikhan Zhaksylykov" w:date="2023-12-25T20:57:00Z"/>
        </w:rPr>
      </w:pPr>
    </w:p>
    <w:p w14:paraId="77D12DF5" w14:textId="77777777" w:rsidR="00787524" w:rsidRDefault="00787524" w:rsidP="008A0B10">
      <w:pPr>
        <w:spacing w:line="360" w:lineRule="auto"/>
        <w:rPr>
          <w:ins w:id="7" w:author="Alikhan Zhaksylykov" w:date="2023-12-25T20:57:00Z"/>
        </w:rPr>
      </w:pPr>
    </w:p>
    <w:p w14:paraId="71A6D44B" w14:textId="77777777" w:rsidR="00787524" w:rsidRDefault="00787524" w:rsidP="008A0B10">
      <w:pPr>
        <w:spacing w:line="360" w:lineRule="auto"/>
        <w:rPr>
          <w:ins w:id="8" w:author="Alikhan Zhaksylykov" w:date="2023-12-25T20:57:00Z"/>
        </w:rPr>
      </w:pPr>
    </w:p>
    <w:p w14:paraId="1A223C80" w14:textId="77777777" w:rsidR="00787524" w:rsidRDefault="00787524" w:rsidP="008A0B10">
      <w:pPr>
        <w:spacing w:line="360" w:lineRule="auto"/>
        <w:rPr>
          <w:ins w:id="9" w:author="Alikhan Zhaksylykov" w:date="2023-12-25T20:57:00Z"/>
        </w:rPr>
      </w:pPr>
    </w:p>
    <w:p w14:paraId="43931C60" w14:textId="77777777" w:rsidR="00787524" w:rsidRDefault="00787524" w:rsidP="008A0B10">
      <w:pPr>
        <w:spacing w:line="360" w:lineRule="auto"/>
        <w:rPr>
          <w:ins w:id="10" w:author="Alikhan Zhaksylykov" w:date="2023-12-25T20:57:00Z"/>
        </w:rPr>
      </w:pPr>
    </w:p>
    <w:p w14:paraId="0E0ADBAE" w14:textId="77777777" w:rsidR="00787524" w:rsidRDefault="00787524" w:rsidP="008A0B10">
      <w:pPr>
        <w:spacing w:line="360" w:lineRule="auto"/>
        <w:rPr>
          <w:ins w:id="11" w:author="Alikhan Zhaksylykov" w:date="2023-12-25T20:57:00Z"/>
        </w:rPr>
      </w:pPr>
    </w:p>
    <w:p w14:paraId="2A7F7F79" w14:textId="77777777" w:rsidR="00787524" w:rsidRDefault="00787524" w:rsidP="008A0B10">
      <w:pPr>
        <w:spacing w:line="360" w:lineRule="auto"/>
        <w:rPr>
          <w:ins w:id="12" w:author="Alikhan Zhaksylykov" w:date="2023-12-25T20:57:00Z"/>
        </w:rPr>
      </w:pPr>
    </w:p>
    <w:p w14:paraId="4950C60C" w14:textId="77777777" w:rsidR="00787524" w:rsidRDefault="00787524" w:rsidP="008A0B10">
      <w:pPr>
        <w:spacing w:line="360" w:lineRule="auto"/>
        <w:rPr>
          <w:ins w:id="13" w:author="Alikhan Zhaksylykov" w:date="2023-12-25T20:57:00Z"/>
        </w:rPr>
      </w:pPr>
    </w:p>
    <w:p w14:paraId="08E93719" w14:textId="77777777" w:rsidR="00787524" w:rsidRDefault="00787524" w:rsidP="008A0B10">
      <w:pPr>
        <w:spacing w:line="360" w:lineRule="auto"/>
        <w:rPr>
          <w:ins w:id="14" w:author="Alikhan Zhaksylykov" w:date="2023-12-25T20:57:00Z"/>
        </w:rPr>
      </w:pPr>
    </w:p>
    <w:p w14:paraId="191A7D77" w14:textId="77777777" w:rsidR="00787524" w:rsidRDefault="00787524" w:rsidP="008A0B10">
      <w:pPr>
        <w:spacing w:line="360" w:lineRule="auto"/>
        <w:rPr>
          <w:ins w:id="15" w:author="Alikhan Zhaksylykov" w:date="2023-12-25T20:57:00Z"/>
        </w:rPr>
      </w:pPr>
    </w:p>
    <w:p w14:paraId="06FCE1FA" w14:textId="77777777" w:rsidR="00787524" w:rsidRDefault="00787524" w:rsidP="008A0B10">
      <w:pPr>
        <w:spacing w:line="360" w:lineRule="auto"/>
        <w:rPr>
          <w:ins w:id="16" w:author="Alikhan Zhaksylykov" w:date="2023-12-25T20:57:00Z"/>
        </w:rPr>
      </w:pPr>
    </w:p>
    <w:p w14:paraId="7E4248BE" w14:textId="77777777" w:rsidR="00787524" w:rsidRDefault="00787524" w:rsidP="008A0B10">
      <w:pPr>
        <w:spacing w:line="360" w:lineRule="auto"/>
        <w:rPr>
          <w:ins w:id="17" w:author="Alikhan Zhaksylykov" w:date="2023-12-25T20:57:00Z"/>
        </w:rPr>
      </w:pPr>
    </w:p>
    <w:p w14:paraId="67132510" w14:textId="77777777" w:rsidR="00787524" w:rsidRDefault="00787524" w:rsidP="008A0B10">
      <w:pPr>
        <w:spacing w:line="360" w:lineRule="auto"/>
        <w:rPr>
          <w:ins w:id="18" w:author="Alikhan Zhaksylykov" w:date="2023-12-25T20:57:00Z"/>
        </w:rPr>
      </w:pPr>
    </w:p>
    <w:p w14:paraId="17BA4DC4" w14:textId="4FED8BA5" w:rsidR="007C4E0F" w:rsidRDefault="00F3451E" w:rsidP="008A0B10">
      <w:pPr>
        <w:spacing w:line="360" w:lineRule="auto"/>
      </w:pPr>
      <w:del w:id="19" w:author="Alikhan Zhaksylykov" w:date="2023-12-25T20:57:00Z">
        <w:r w:rsidDel="00787524">
          <w:br w:type="page"/>
        </w:r>
      </w:del>
      <w:bookmarkStart w:id="20" w:name="_Toc126675179"/>
    </w:p>
    <w:p w14:paraId="5DA2910A" w14:textId="144E5040" w:rsidR="00B66CBE" w:rsidRPr="008A0B10" w:rsidRDefault="00F34BA2" w:rsidP="008A0B10">
      <w:pPr>
        <w:pStyle w:val="Style1"/>
        <w:spacing w:before="0"/>
      </w:pPr>
      <w:r w:rsidRPr="00F3451E">
        <w:lastRenderedPageBreak/>
        <w:t>P</w:t>
      </w:r>
      <w:r w:rsidR="009E1F66" w:rsidRPr="00F3451E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F79312" wp14:editId="3BD1E0A6">
                <wp:simplePos x="0" y="0"/>
                <wp:positionH relativeFrom="page">
                  <wp:posOffset>12192</wp:posOffset>
                </wp:positionH>
                <wp:positionV relativeFrom="page">
                  <wp:posOffset>9848086</wp:posOffset>
                </wp:positionV>
                <wp:extent cx="7760208" cy="210459"/>
                <wp:effectExtent l="0" t="0" r="0" b="0"/>
                <wp:wrapTopAndBottom/>
                <wp:docPr id="10361" name="Group 10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0208" cy="210459"/>
                          <a:chOff x="0" y="0"/>
                          <a:chExt cx="7760208" cy="210459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208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91440" y="92727"/>
                            <a:ext cx="42667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34D4B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38328" y="34815"/>
                            <a:ext cx="567808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EEA4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 xml:space="preserve">LEARN.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65353" y="34815"/>
                            <a:ext cx="1643349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9D853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>GROW. BE EXCELLENT.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000123" y="34815"/>
                            <a:ext cx="42667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75C3B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10361" style="position:absolute;margin-left:.95pt;margin-top:775.45pt;width:611.05pt;height:16.55pt;z-index:251658240;mso-position-horizontal-relative:page;mso-position-vertical-relative:page" coordsize="77602,2104" o:spid="_x0000_s1026" w14:anchorId="33F79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62" style="position:absolute;width:77602;height:152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">
                  <v:imagedata o:title="" r:id="rId12"/>
                </v:shape>
                <v:rect id="Rectangle 63" style="position:absolute;left:914;top:927;width:427;height:1566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>
                  <v:textbox inset="0,0,0,0">
                    <w:txbxContent>
                      <w:p w:rsidR="00B66CBE" w:rsidRDefault="009E1F66" w14:paraId="2A034D4B" w14:textId="77777777">
                        <w:r>
                          <w:rPr>
                            <w:rFonts w:ascii="Franklin Gothic Book" w:hAnsi="Franklin Gothic Book" w:eastAsia="Franklin Gothic Book" w:cs="Franklin Gothic Book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style="position:absolute;left:3383;top:348;width:5678;height:1565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>
                  <v:textbox inset="0,0,0,0">
                    <w:txbxContent>
                      <w:p w:rsidR="00B66CBE" w:rsidRDefault="009E1F66" w14:paraId="62CDEEA4" w14:textId="77777777">
                        <w:r>
                          <w:rPr>
                            <w:rFonts w:ascii="Franklin Gothic Book" w:hAnsi="Franklin Gothic Book" w:eastAsia="Franklin Gothic Book" w:cs="Franklin Gothic Book"/>
                            <w:color w:val="FFFFFF"/>
                            <w:sz w:val="20"/>
                          </w:rPr>
                          <w:t xml:space="preserve">LEARN. </w:t>
                        </w:r>
                      </w:p>
                    </w:txbxContent>
                  </v:textbox>
                </v:rect>
                <v:rect id="Rectangle 67" style="position:absolute;left:7653;top:348;width:16434;height:1565;visibility:visible;mso-wrap-style:square;v-text-anchor:top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>
                  <v:textbox inset="0,0,0,0">
                    <w:txbxContent>
                      <w:p w:rsidR="00B66CBE" w:rsidRDefault="009E1F66" w14:paraId="3679D853" w14:textId="77777777">
                        <w:r>
                          <w:rPr>
                            <w:rFonts w:ascii="Franklin Gothic Book" w:hAnsi="Franklin Gothic Book" w:eastAsia="Franklin Gothic Book" w:cs="Franklin Gothic Book"/>
                            <w:color w:val="FFFFFF"/>
                            <w:sz w:val="20"/>
                          </w:rPr>
                          <w:t>GROW. BE EXCELLENT.</w:t>
                        </w:r>
                      </w:p>
                    </w:txbxContent>
                  </v:textbox>
                </v:rect>
                <v:rect id="Rectangle 68" style="position:absolute;left:20001;top:348;width:426;height:1565;visibility:visible;mso-wrap-style:square;v-text-anchor:top" o:spid="_x0000_s10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>
                  <v:textbox inset="0,0,0,0">
                    <w:txbxContent>
                      <w:p w:rsidR="00B66CBE" w:rsidRDefault="009E1F66" w14:paraId="16975C3B" w14:textId="77777777">
                        <w:r>
                          <w:rPr>
                            <w:rFonts w:ascii="Franklin Gothic Book" w:hAnsi="Franklin Gothic Book" w:eastAsia="Franklin Gothic Book" w:cs="Franklin Gothic Book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bookmarkEnd w:id="20"/>
      <w:r w:rsidR="00607161" w:rsidRPr="00F3451E">
        <w:t>REREQUISITES</w:t>
      </w:r>
    </w:p>
    <w:p w14:paraId="59A8AE87" w14:textId="2DF6E553" w:rsidR="00F34BA2" w:rsidRPr="00607161" w:rsidRDefault="00F34BA2" w:rsidP="008A0B10">
      <w:pPr>
        <w:pStyle w:val="list-item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Install Spark locally </w:t>
      </w:r>
      <w:r w:rsidR="00C47CE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using </w:t>
      </w:r>
      <w:r w:rsidR="00C47CED"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one of the methods described </w:t>
      </w:r>
      <w:r w:rsidR="00106C87">
        <w:fldChar w:fldCharType="begin"/>
      </w:r>
      <w:r w:rsidR="00106C87" w:rsidRPr="00106C87">
        <w:rPr>
          <w:lang w:val="en-US"/>
          <w:rPrChange w:id="21" w:author="Alesia Karpeichik" w:date="2023-04-10T17:00:00Z">
            <w:rPr/>
          </w:rPrChange>
        </w:rPr>
        <w:instrText>HYPERLINK "https://spark.apache.org/downloads.html"</w:instrText>
      </w:r>
      <w:r w:rsidR="00106C87">
        <w:fldChar w:fldCharType="separate"/>
      </w:r>
      <w:r w:rsidR="00C47CED" w:rsidRPr="00607161">
        <w:rPr>
          <w:rStyle w:val="a6"/>
          <w:rFonts w:asciiTheme="minorHAnsi" w:hAnsiTheme="minorHAnsi" w:cstheme="minorHAnsi"/>
          <w:sz w:val="22"/>
          <w:szCs w:val="22"/>
          <w:lang w:val="en-US"/>
        </w:rPr>
        <w:t>here</w:t>
      </w:r>
      <w:r w:rsidR="00106C87">
        <w:rPr>
          <w:rStyle w:val="a6"/>
          <w:rFonts w:asciiTheme="minorHAnsi" w:hAnsiTheme="minorHAnsi" w:cstheme="minorHAnsi"/>
          <w:sz w:val="22"/>
          <w:szCs w:val="22"/>
          <w:lang w:val="en-US"/>
        </w:rPr>
        <w:fldChar w:fldCharType="end"/>
      </w:r>
      <w:r w:rsidR="00C47CED" w:rsidRPr="00C47CED">
        <w:rPr>
          <w:rStyle w:val="a6"/>
          <w:rFonts w:asciiTheme="minorHAnsi" w:hAnsiTheme="minorHAnsi" w:cstheme="minorHAnsi"/>
          <w:sz w:val="22"/>
          <w:szCs w:val="22"/>
          <w:u w:val="none"/>
          <w:lang w:val="en-US"/>
        </w:rPr>
        <w:t xml:space="preserve">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or in Docker.</w:t>
      </w:r>
    </w:p>
    <w:p w14:paraId="23056441" w14:textId="573A0937" w:rsidR="003217F6" w:rsidRPr="00563862" w:rsidRDefault="00F34BA2" w:rsidP="003217F6">
      <w:pPr>
        <w:pStyle w:val="list-item"/>
        <w:numPr>
          <w:ilvl w:val="0"/>
          <w:numId w:val="18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Create </w:t>
      </w:r>
      <w:r w:rsidR="00194F7A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Spark </w:t>
      </w:r>
      <w:r w:rsidR="00194F7A">
        <w:rPr>
          <w:rFonts w:asciiTheme="minorHAnsi" w:hAnsiTheme="minorHAnsi" w:cstheme="minorHAnsi"/>
          <w:color w:val="303240"/>
          <w:sz w:val="22"/>
          <w:szCs w:val="22"/>
          <w:lang w:val="en-US"/>
        </w:rPr>
        <w:t>ETL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job to read data from a </w:t>
      </w:r>
      <w:r w:rsidR="00986EC3">
        <w:rPr>
          <w:rFonts w:asciiTheme="minorHAnsi" w:hAnsiTheme="minorHAnsi" w:cstheme="minorHAnsi"/>
          <w:color w:val="303240"/>
          <w:sz w:val="22"/>
          <w:szCs w:val="22"/>
          <w:lang w:val="en-US"/>
        </w:rPr>
        <w:t>local storage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. </w:t>
      </w:r>
      <w:r w:rsidR="003217F6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You can find the data </w:t>
      </w:r>
      <w:r w:rsidR="00626857">
        <w:rPr>
          <w:rFonts w:asciiTheme="minorHAnsi" w:hAnsiTheme="minorHAnsi" w:cstheme="minorHAnsi"/>
          <w:color w:val="303240"/>
          <w:sz w:val="22"/>
          <w:szCs w:val="22"/>
          <w:lang w:val="en-US"/>
        </w:rPr>
        <w:t>in the Spark Practice</w:t>
      </w:r>
      <w:r w:rsidR="00645300">
        <w:rPr>
          <w:rFonts w:asciiTheme="minorHAnsi" w:hAnsiTheme="minorHAnsi" w:cstheme="minorHAnsi"/>
          <w:color w:val="303240"/>
          <w:sz w:val="22"/>
          <w:szCs w:val="22"/>
          <w:lang w:val="en-US"/>
        </w:rPr>
        <w:t>—D</w:t>
      </w:r>
      <w:r w:rsidR="00626857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ataset file </w:t>
      </w:r>
      <w:r w:rsidR="008A39C6">
        <w:rPr>
          <w:rFonts w:asciiTheme="minorHAnsi" w:hAnsiTheme="minorHAnsi" w:cstheme="minorHAnsi"/>
          <w:color w:val="303240"/>
          <w:sz w:val="22"/>
          <w:szCs w:val="22"/>
          <w:lang w:val="en-US"/>
        </w:rPr>
        <w:t>on the page with the task description.</w:t>
      </w:r>
    </w:p>
    <w:p w14:paraId="5A865DFD" w14:textId="2980B93B" w:rsidR="00F34BA2" w:rsidRPr="008A0B10" w:rsidRDefault="00F34BA2" w:rsidP="008A0B10">
      <w:pPr>
        <w:pStyle w:val="Style1"/>
        <w:spacing w:before="0"/>
      </w:pPr>
      <w:bookmarkStart w:id="22" w:name="_Toc126675180"/>
      <w:r w:rsidRPr="00607161">
        <w:t>T</w:t>
      </w:r>
      <w:bookmarkEnd w:id="22"/>
      <w:r w:rsidR="00607161">
        <w:t>ASK</w:t>
      </w:r>
    </w:p>
    <w:p w14:paraId="0A8F6F11" w14:textId="3253B1D7" w:rsidR="00F34BA2" w:rsidRDefault="00F34BA2" w:rsidP="008A0B10">
      <w:pPr>
        <w:pStyle w:val="list-item"/>
        <w:numPr>
          <w:ilvl w:val="0"/>
          <w:numId w:val="20"/>
        </w:numPr>
        <w:shd w:val="clear" w:color="auto" w:fill="FFFFFF"/>
        <w:spacing w:before="0" w:beforeAutospacing="0" w:line="360" w:lineRule="auto"/>
        <w:ind w:left="1020"/>
        <w:rPr>
          <w:ins w:id="23" w:author="Alikhan Zhaksylykov" w:date="2023-12-25T20:49:00Z"/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Check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restaurant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data for incorrect (null) values (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atitude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and 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ongitude). For incorrect values, map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atitude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and 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ongitude from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the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 </w:t>
      </w:r>
      <w:proofErr w:type="spellStart"/>
      <w:r w:rsidR="00362DA1">
        <w:fldChar w:fldCharType="begin"/>
      </w:r>
      <w:r w:rsidR="00362DA1" w:rsidRPr="004265F1">
        <w:rPr>
          <w:lang w:val="en-US"/>
          <w:rPrChange w:id="24" w:author="Alikhan Zhaksylykov" w:date="2023-12-25T17:52:00Z">
            <w:rPr/>
          </w:rPrChange>
        </w:rPr>
        <w:instrText xml:space="preserve"> HYPERLINK "https://opencagedata.com/api" \t "_blank" </w:instrText>
      </w:r>
      <w:r w:rsidR="00362DA1">
        <w:fldChar w:fldCharType="separate"/>
      </w:r>
      <w:r w:rsidRPr="00607161">
        <w:rPr>
          <w:rStyle w:val="a6"/>
          <w:rFonts w:asciiTheme="minorHAnsi" w:hAnsiTheme="minorHAnsi" w:cstheme="minorHAnsi"/>
          <w:color w:val="008ACE"/>
          <w:sz w:val="22"/>
          <w:szCs w:val="22"/>
          <w:lang w:val="en-US"/>
        </w:rPr>
        <w:t>OpenCage</w:t>
      </w:r>
      <w:proofErr w:type="spellEnd"/>
      <w:r w:rsidRPr="00607161">
        <w:rPr>
          <w:rStyle w:val="a6"/>
          <w:rFonts w:asciiTheme="minorHAnsi" w:hAnsiTheme="minorHAnsi" w:cstheme="minorHAnsi"/>
          <w:color w:val="008ACE"/>
          <w:sz w:val="22"/>
          <w:szCs w:val="22"/>
          <w:lang w:val="en-US"/>
        </w:rPr>
        <w:t xml:space="preserve"> Geocoding API</w:t>
      </w:r>
      <w:r w:rsidR="00362DA1">
        <w:rPr>
          <w:rStyle w:val="a6"/>
          <w:rFonts w:asciiTheme="minorHAnsi" w:hAnsiTheme="minorHAnsi" w:cstheme="minorHAnsi"/>
          <w:color w:val="008ACE"/>
          <w:sz w:val="22"/>
          <w:szCs w:val="22"/>
          <w:lang w:val="en-US"/>
        </w:rPr>
        <w:fldChar w:fldCharType="end"/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 in </w:t>
      </w:r>
      <w:r w:rsidR="007728E4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job 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>v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ia 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>the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REST API.</w:t>
      </w:r>
    </w:p>
    <w:p w14:paraId="4FDA4325" w14:textId="793B9E62" w:rsidR="004265F1" w:rsidRDefault="004265F1" w:rsidP="004265F1">
      <w:pPr>
        <w:pStyle w:val="list-item"/>
        <w:shd w:val="clear" w:color="auto" w:fill="FFFFFF"/>
        <w:spacing w:before="0" w:beforeAutospacing="0" w:line="360" w:lineRule="auto"/>
        <w:rPr>
          <w:ins w:id="25" w:author="Alikhan Zhaksylykov" w:date="2023-12-25T20:49:00Z"/>
          <w:rFonts w:asciiTheme="minorHAnsi" w:hAnsiTheme="minorHAnsi" w:cstheme="minorHAnsi"/>
          <w:color w:val="303240"/>
          <w:sz w:val="22"/>
          <w:szCs w:val="22"/>
          <w:lang w:val="en-US"/>
        </w:rPr>
        <w:pPrChange w:id="26" w:author="Alikhan Zhaksylykov" w:date="2023-12-25T20:49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27" w:author="Alikhan Zhaksylykov" w:date="2023-12-25T20:49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517BEB1A" wp14:editId="4CFBF6E5">
              <wp:extent cx="6400800" cy="1233170"/>
              <wp:effectExtent l="0" t="0" r="0" b="508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-1.pn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1233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3804B7" w14:textId="0328FD9F" w:rsidR="004265F1" w:rsidRDefault="004265F1" w:rsidP="004265F1">
      <w:pPr>
        <w:pStyle w:val="list-item"/>
        <w:shd w:val="clear" w:color="auto" w:fill="FFFFFF"/>
        <w:spacing w:before="0" w:beforeAutospacing="0" w:line="360" w:lineRule="auto"/>
        <w:rPr>
          <w:ins w:id="28" w:author="Alikhan Zhaksylykov" w:date="2023-12-25T20:47:00Z"/>
          <w:rFonts w:asciiTheme="minorHAnsi" w:hAnsiTheme="minorHAnsi" w:cstheme="minorHAnsi"/>
          <w:color w:val="303240"/>
          <w:sz w:val="22"/>
          <w:szCs w:val="22"/>
          <w:lang w:val="en-US"/>
        </w:rPr>
        <w:pPrChange w:id="29" w:author="Alikhan Zhaksylykov" w:date="2023-12-25T20:49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30" w:author="Alikhan Zhaksylykov" w:date="2023-12-25T20:49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5696806C" wp14:editId="0C952FA4">
              <wp:extent cx="6400800" cy="3082290"/>
              <wp:effectExtent l="0" t="0" r="0" b="381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0.pn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082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81A7E8" w14:textId="5709696E" w:rsidR="004265F1" w:rsidRDefault="004265F1" w:rsidP="004265F1">
      <w:pPr>
        <w:pStyle w:val="list-item"/>
        <w:shd w:val="clear" w:color="auto" w:fill="FFFFFF"/>
        <w:spacing w:before="0" w:beforeAutospacing="0" w:line="360" w:lineRule="auto"/>
        <w:rPr>
          <w:ins w:id="31" w:author="Alikhan Zhaksylykov" w:date="2023-12-25T20:50:00Z"/>
          <w:rFonts w:asciiTheme="minorHAnsi" w:hAnsiTheme="minorHAnsi" w:cstheme="minorHAnsi"/>
          <w:color w:val="303240"/>
          <w:sz w:val="22"/>
          <w:szCs w:val="22"/>
          <w:lang w:val="en-US"/>
        </w:rPr>
        <w:pPrChange w:id="32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33" w:author="Alikhan Zhaksylykov" w:date="2023-12-25T20:47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3A830443" wp14:editId="53C4792D">
              <wp:extent cx="6400800" cy="2099310"/>
              <wp:effectExtent l="0" t="0" r="0" b="0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1.png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0993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34" w:author="Alikhan Zhaksylykov" w:date="2023-12-25T20:49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6C465913" wp14:editId="36D9A7DC">
              <wp:extent cx="6400800" cy="3601085"/>
              <wp:effectExtent l="0" t="0" r="0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2.pn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601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BC7178" w14:textId="61C508D7" w:rsidR="004265F1" w:rsidRDefault="004265F1" w:rsidP="004265F1">
      <w:pPr>
        <w:pStyle w:val="list-item"/>
        <w:shd w:val="clear" w:color="auto" w:fill="FFFFFF"/>
        <w:spacing w:before="0" w:beforeAutospacing="0" w:line="360" w:lineRule="auto"/>
        <w:rPr>
          <w:ins w:id="35" w:author="Alikhan Zhaksylykov" w:date="2023-12-25T20:52:00Z"/>
          <w:rFonts w:asciiTheme="minorHAnsi" w:hAnsiTheme="minorHAnsi" w:cstheme="minorHAnsi"/>
          <w:color w:val="303240"/>
          <w:sz w:val="22"/>
          <w:szCs w:val="22"/>
          <w:lang w:val="en-US"/>
        </w:rPr>
        <w:pPrChange w:id="36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37" w:author="Alikhan Zhaksylykov" w:date="2023-12-25T20:50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6883F0A5" wp14:editId="45835823">
              <wp:extent cx="6400800" cy="2505710"/>
              <wp:effectExtent l="0" t="0" r="0" b="8890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3.png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505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EF10EB3" w14:textId="14E8962B" w:rsidR="004265F1" w:rsidRDefault="004265F1" w:rsidP="004265F1">
      <w:pPr>
        <w:pStyle w:val="list-item"/>
        <w:shd w:val="clear" w:color="auto" w:fill="FFFFFF"/>
        <w:spacing w:before="0" w:beforeAutospacing="0" w:line="360" w:lineRule="auto"/>
        <w:rPr>
          <w:ins w:id="38" w:author="Alikhan Zhaksylykov" w:date="2023-12-25T20:52:00Z"/>
          <w:rFonts w:asciiTheme="minorHAnsi" w:hAnsiTheme="minorHAnsi" w:cstheme="minorHAnsi"/>
          <w:color w:val="303240"/>
          <w:sz w:val="22"/>
          <w:szCs w:val="22"/>
          <w:lang w:val="en-US"/>
        </w:rPr>
        <w:pPrChange w:id="39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40" w:author="Alikhan Zhaksylykov" w:date="2023-12-25T20:52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12169FEA" wp14:editId="6E5D85F2">
              <wp:extent cx="6400800" cy="3321685"/>
              <wp:effectExtent l="0" t="0" r="0" b="0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4.pn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321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9D5AFD6" w14:textId="759BCF6D" w:rsidR="004265F1" w:rsidRDefault="004265F1" w:rsidP="004265F1">
      <w:pPr>
        <w:pStyle w:val="list-item"/>
        <w:shd w:val="clear" w:color="auto" w:fill="FFFFFF"/>
        <w:spacing w:before="0" w:beforeAutospacing="0" w:line="360" w:lineRule="auto"/>
        <w:rPr>
          <w:ins w:id="41" w:author="Alikhan Zhaksylykov" w:date="2023-12-25T20:52:00Z"/>
          <w:rFonts w:asciiTheme="minorHAnsi" w:hAnsiTheme="minorHAnsi" w:cstheme="minorHAnsi"/>
          <w:color w:val="303240"/>
          <w:sz w:val="22"/>
          <w:szCs w:val="22"/>
          <w:lang w:val="en-US"/>
        </w:rPr>
        <w:pPrChange w:id="42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43" w:author="Alikhan Zhaksylykov" w:date="2023-12-25T20:52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776508C6" wp14:editId="06FB669A">
              <wp:extent cx="6400800" cy="3176905"/>
              <wp:effectExtent l="0" t="0" r="0" b="4445"/>
              <wp:docPr id="18" name="Рисунок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5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1769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5716C40" w14:textId="1A700554" w:rsidR="004265F1" w:rsidRDefault="004265F1" w:rsidP="004265F1">
      <w:pPr>
        <w:pStyle w:val="list-item"/>
        <w:shd w:val="clear" w:color="auto" w:fill="FFFFFF"/>
        <w:spacing w:before="0" w:beforeAutospacing="0" w:line="360" w:lineRule="auto"/>
        <w:rPr>
          <w:ins w:id="44" w:author="Alikhan Zhaksylykov" w:date="2023-12-25T20:52:00Z"/>
          <w:rFonts w:asciiTheme="minorHAnsi" w:hAnsiTheme="minorHAnsi" w:cstheme="minorHAnsi"/>
          <w:color w:val="303240"/>
          <w:sz w:val="22"/>
          <w:szCs w:val="22"/>
          <w:lang w:val="en-US"/>
        </w:rPr>
        <w:pPrChange w:id="45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46" w:author="Alikhan Zhaksylykov" w:date="2023-12-25T20:52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3B1C5699" wp14:editId="2D01002A">
              <wp:extent cx="6400800" cy="2788920"/>
              <wp:effectExtent l="0" t="0" r="0" b="0"/>
              <wp:docPr id="20" name="Рисунок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6.pn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788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893896" w14:textId="07899FE0" w:rsidR="004265F1" w:rsidRPr="00607161" w:rsidRDefault="004265F1" w:rsidP="004265F1">
      <w:pPr>
        <w:pStyle w:val="list-item"/>
        <w:shd w:val="clear" w:color="auto" w:fill="FFFFFF"/>
        <w:spacing w:before="0" w:beforeAutospacing="0" w:line="360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  <w:pPrChange w:id="47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48" w:author="Alikhan Zhaksylykov" w:date="2023-12-25T20:53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5C1F880F" wp14:editId="20A5D27D">
              <wp:extent cx="6400800" cy="2744470"/>
              <wp:effectExtent l="0" t="0" r="0" b="0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7.png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7444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A4A59C" w14:textId="2F986885" w:rsidR="00F34BA2" w:rsidRDefault="00F34BA2" w:rsidP="008A0B10">
      <w:pPr>
        <w:pStyle w:val="list-item"/>
        <w:numPr>
          <w:ilvl w:val="0"/>
          <w:numId w:val="20"/>
        </w:numPr>
        <w:shd w:val="clear" w:color="auto" w:fill="FFFFFF"/>
        <w:spacing w:line="360" w:lineRule="auto"/>
        <w:ind w:left="1020"/>
        <w:rPr>
          <w:ins w:id="49" w:author="Alikhan Zhaksylykov" w:date="2023-12-25T20:50:00Z"/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Generate </w:t>
      </w:r>
      <w:r w:rsidR="00930F09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 </w:t>
      </w:r>
      <w:proofErr w:type="spellStart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by 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>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atitude 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>and 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ongitude using 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>a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</w:t>
      </w:r>
      <w:proofErr w:type="spellStart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librar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y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like </w:t>
      </w:r>
      <w:proofErr w:type="spellStart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-java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. </w:t>
      </w:r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Your </w:t>
      </w:r>
      <w:proofErr w:type="spellStart"/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should be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four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character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>s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l</w:t>
      </w:r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>ong and placed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in an extra column.</w:t>
      </w:r>
    </w:p>
    <w:p w14:paraId="04EE79E8" w14:textId="01F7ABAE" w:rsidR="004265F1" w:rsidRDefault="004265F1" w:rsidP="004265F1">
      <w:pPr>
        <w:pStyle w:val="list-item"/>
        <w:shd w:val="clear" w:color="auto" w:fill="FFFFFF"/>
        <w:spacing w:line="360" w:lineRule="auto"/>
        <w:rPr>
          <w:ins w:id="50" w:author="Alikhan Zhaksylykov" w:date="2023-12-25T20:51:00Z"/>
          <w:rFonts w:asciiTheme="minorHAnsi" w:hAnsiTheme="minorHAnsi" w:cstheme="minorHAnsi"/>
          <w:color w:val="303240"/>
          <w:sz w:val="22"/>
          <w:szCs w:val="22"/>
          <w:lang w:val="en-US"/>
        </w:rPr>
        <w:pPrChange w:id="51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52" w:author="Alikhan Zhaksylykov" w:date="2023-12-25T20:53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1581D535" wp14:editId="0D028AA5">
              <wp:extent cx="6400800" cy="3593465"/>
              <wp:effectExtent l="0" t="0" r="0" b="6985"/>
              <wp:docPr id="26" name="Рисунок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8.png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593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D693B4" w14:textId="6B88F4DF" w:rsidR="004265F1" w:rsidRDefault="004265F1" w:rsidP="004265F1">
      <w:pPr>
        <w:pStyle w:val="list-item"/>
        <w:shd w:val="clear" w:color="auto" w:fill="FFFFFF"/>
        <w:spacing w:line="360" w:lineRule="auto"/>
        <w:rPr>
          <w:ins w:id="53" w:author="Alikhan Zhaksylykov" w:date="2023-12-25T20:51:00Z"/>
          <w:rFonts w:asciiTheme="minorHAnsi" w:hAnsiTheme="minorHAnsi" w:cstheme="minorHAnsi"/>
          <w:color w:val="303240"/>
          <w:sz w:val="22"/>
          <w:szCs w:val="22"/>
          <w:lang w:val="en-US"/>
        </w:rPr>
        <w:pPrChange w:id="54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</w:p>
    <w:p w14:paraId="5A61D7F3" w14:textId="47B8C915" w:rsidR="004265F1" w:rsidRDefault="004265F1" w:rsidP="004265F1">
      <w:pPr>
        <w:pStyle w:val="list-item"/>
        <w:shd w:val="clear" w:color="auto" w:fill="FFFFFF"/>
        <w:spacing w:line="360" w:lineRule="auto"/>
        <w:rPr>
          <w:ins w:id="55" w:author="Alikhan Zhaksylykov" w:date="2023-12-25T20:51:00Z"/>
          <w:rFonts w:asciiTheme="minorHAnsi" w:hAnsiTheme="minorHAnsi" w:cstheme="minorHAnsi"/>
          <w:color w:val="303240"/>
          <w:sz w:val="22"/>
          <w:szCs w:val="22"/>
          <w:lang w:val="en-US"/>
        </w:rPr>
        <w:pPrChange w:id="56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</w:p>
    <w:p w14:paraId="39C6F980" w14:textId="28B093A7" w:rsidR="004265F1" w:rsidRDefault="004265F1" w:rsidP="004265F1">
      <w:pPr>
        <w:pStyle w:val="list-item"/>
        <w:shd w:val="clear" w:color="auto" w:fill="FFFFFF"/>
        <w:spacing w:line="360" w:lineRule="auto"/>
        <w:rPr>
          <w:ins w:id="57" w:author="Alikhan Zhaksylykov" w:date="2023-12-25T20:53:00Z"/>
          <w:rFonts w:asciiTheme="minorHAnsi" w:hAnsiTheme="minorHAnsi" w:cstheme="minorHAnsi"/>
          <w:color w:val="303240"/>
          <w:sz w:val="22"/>
          <w:szCs w:val="22"/>
          <w:lang w:val="en-US"/>
        </w:rPr>
        <w:pPrChange w:id="58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59" w:author="Alikhan Zhaksylykov" w:date="2023-12-25T20:53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0751C9FC" wp14:editId="7F4F850F">
              <wp:extent cx="6400800" cy="1628775"/>
              <wp:effectExtent l="0" t="0" r="0" b="9525"/>
              <wp:docPr id="28" name="Рисунок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9.png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1628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1D233F" w14:textId="77E67950" w:rsidR="004265F1" w:rsidRDefault="004265F1" w:rsidP="004265F1">
      <w:pPr>
        <w:pStyle w:val="list-item"/>
        <w:shd w:val="clear" w:color="auto" w:fill="FFFFFF"/>
        <w:spacing w:line="360" w:lineRule="auto"/>
        <w:rPr>
          <w:ins w:id="60" w:author="Alikhan Zhaksylykov" w:date="2023-12-25T20:54:00Z"/>
          <w:rFonts w:asciiTheme="minorHAnsi" w:hAnsiTheme="minorHAnsi" w:cstheme="minorHAnsi"/>
          <w:color w:val="303240"/>
          <w:sz w:val="22"/>
          <w:szCs w:val="22"/>
          <w:lang w:val="en-US"/>
        </w:rPr>
        <w:pPrChange w:id="61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62" w:author="Alikhan Zhaksylykov" w:date="2023-12-25T20:53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7BA6474F" wp14:editId="6C363D9C">
              <wp:extent cx="6400800" cy="741045"/>
              <wp:effectExtent l="0" t="0" r="0" b="1905"/>
              <wp:docPr id="29" name="Рисунок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9_0.png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741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C8E4C7" w14:textId="40FF568B" w:rsidR="004265F1" w:rsidRDefault="004265F1" w:rsidP="004265F1">
      <w:pPr>
        <w:pStyle w:val="list-item"/>
        <w:shd w:val="clear" w:color="auto" w:fill="FFFFFF"/>
        <w:spacing w:line="360" w:lineRule="auto"/>
        <w:rPr>
          <w:ins w:id="63" w:author="Alikhan Zhaksylykov" w:date="2023-12-25T20:54:00Z"/>
          <w:rFonts w:asciiTheme="minorHAnsi" w:hAnsiTheme="minorHAnsi" w:cstheme="minorHAnsi"/>
          <w:color w:val="303240"/>
          <w:sz w:val="22"/>
          <w:szCs w:val="22"/>
          <w:lang w:val="en-US"/>
        </w:rPr>
        <w:pPrChange w:id="64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65" w:author="Alikhan Zhaksylykov" w:date="2023-12-25T20:54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5DD771DF" wp14:editId="5D77337E">
              <wp:extent cx="6400800" cy="3521710"/>
              <wp:effectExtent l="0" t="0" r="0" b="254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9_1.png"/>
                      <pic:cNvPicPr/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521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301399" w14:textId="79E9A7F8" w:rsidR="004265F1" w:rsidRPr="00607161" w:rsidRDefault="004265F1" w:rsidP="004265F1">
      <w:pPr>
        <w:pStyle w:val="list-item"/>
        <w:shd w:val="clear" w:color="auto" w:fill="FFFFFF"/>
        <w:spacing w:line="360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  <w:pPrChange w:id="66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67" w:author="Alikhan Zhaksylykov" w:date="2023-12-25T20:54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6638C4D4" wp14:editId="55231FDD">
              <wp:extent cx="6400800" cy="3664585"/>
              <wp:effectExtent l="0" t="0" r="0" b="0"/>
              <wp:docPr id="31" name="Рисунок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10.png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664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72219F" w14:textId="6E8907A6" w:rsidR="00F34BA2" w:rsidRDefault="202E39EC" w:rsidP="4786ED42">
      <w:pPr>
        <w:pStyle w:val="list-item"/>
        <w:numPr>
          <w:ilvl w:val="0"/>
          <w:numId w:val="20"/>
        </w:numPr>
        <w:shd w:val="clear" w:color="auto" w:fill="FFFFFF" w:themeFill="background1"/>
        <w:spacing w:line="360" w:lineRule="auto"/>
        <w:ind w:left="1020"/>
        <w:rPr>
          <w:ins w:id="68" w:author="Alikhan Zhaksylykov" w:date="2023-12-25T20:54:00Z"/>
          <w:rFonts w:asciiTheme="minorHAnsi" w:hAnsiTheme="minorHAnsi" w:cstheme="minorBidi"/>
          <w:color w:val="303240"/>
          <w:sz w:val="22"/>
          <w:szCs w:val="22"/>
          <w:lang w:val="en-US"/>
        </w:rPr>
      </w:pP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Left</w:t>
      </w:r>
      <w:r w:rsidR="20CB7CD0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-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join weather and </w:t>
      </w:r>
      <w:r w:rsidR="2816DCA4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restaurant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data </w:t>
      </w:r>
      <w:r w:rsidR="20CB7CD0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using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</w:t>
      </w:r>
      <w:r w:rsidR="4682D2C5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the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</w:t>
      </w:r>
      <w:r w:rsidR="4682D2C5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four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-character </w:t>
      </w:r>
      <w:proofErr w:type="spellStart"/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geohash</w:t>
      </w:r>
      <w:proofErr w:type="spellEnd"/>
      <w:r w:rsidR="428BF7EB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. Make sure to 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avoid data multiplication and </w:t>
      </w:r>
      <w:r w:rsidR="110095BD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keep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you</w:t>
      </w:r>
      <w:r w:rsidR="58FBDB86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r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job idempotent</w:t>
      </w:r>
      <w:r w:rsidR="110095BD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.</w:t>
      </w:r>
    </w:p>
    <w:p w14:paraId="19F766DD" w14:textId="120A3E37" w:rsidR="004265F1" w:rsidRDefault="004265F1" w:rsidP="004265F1">
      <w:pPr>
        <w:pStyle w:val="list-item"/>
        <w:shd w:val="clear" w:color="auto" w:fill="FFFFFF" w:themeFill="background1"/>
        <w:spacing w:line="360" w:lineRule="auto"/>
        <w:rPr>
          <w:ins w:id="69" w:author="Alikhan Zhaksylykov" w:date="2023-12-25T20:54:00Z"/>
          <w:rFonts w:asciiTheme="minorHAnsi" w:hAnsiTheme="minorHAnsi" w:cstheme="minorBidi"/>
          <w:color w:val="303240"/>
          <w:sz w:val="22"/>
          <w:szCs w:val="22"/>
          <w:lang w:val="en-US"/>
        </w:rPr>
        <w:pPrChange w:id="70" w:author="Alikhan Zhaksylykov" w:date="2023-12-25T20:54:00Z">
          <w:pPr>
            <w:pStyle w:val="list-item"/>
            <w:numPr>
              <w:numId w:val="20"/>
            </w:numPr>
            <w:shd w:val="clear" w:color="auto" w:fill="FFFFFF" w:themeFill="background1"/>
            <w:tabs>
              <w:tab w:val="num" w:pos="720"/>
            </w:tabs>
            <w:spacing w:line="360" w:lineRule="auto"/>
            <w:ind w:left="1020" w:hanging="360"/>
          </w:pPr>
        </w:pPrChange>
      </w:pPr>
      <w:ins w:id="71" w:author="Alikhan Zhaksylykov" w:date="2023-12-25T20:54:00Z">
        <w:r>
          <w:rPr>
            <w:rFonts w:asciiTheme="minorHAnsi" w:hAnsiTheme="minorHAnsi" w:cstheme="minorBidi"/>
            <w:noProof/>
            <w:color w:val="303240"/>
            <w:sz w:val="22"/>
            <w:szCs w:val="22"/>
          </w:rPr>
          <w:drawing>
            <wp:inline distT="0" distB="0" distL="0" distR="0" wp14:anchorId="79F0E275" wp14:editId="2744B616">
              <wp:extent cx="6400800" cy="2379980"/>
              <wp:effectExtent l="0" t="0" r="0" b="1270"/>
              <wp:docPr id="34" name="Рисунок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11.png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379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017DC0" w14:textId="30856C77" w:rsidR="004265F1" w:rsidRPr="00607161" w:rsidRDefault="004265F1" w:rsidP="004265F1">
      <w:pPr>
        <w:pStyle w:val="list-item"/>
        <w:shd w:val="clear" w:color="auto" w:fill="FFFFFF" w:themeFill="background1"/>
        <w:spacing w:line="360" w:lineRule="auto"/>
        <w:rPr>
          <w:rFonts w:asciiTheme="minorHAnsi" w:hAnsiTheme="minorHAnsi" w:cstheme="minorBidi"/>
          <w:color w:val="303240"/>
          <w:sz w:val="22"/>
          <w:szCs w:val="22"/>
          <w:lang w:val="en-US"/>
        </w:rPr>
        <w:pPrChange w:id="72" w:author="Alikhan Zhaksylykov" w:date="2023-12-25T20:54:00Z">
          <w:pPr>
            <w:pStyle w:val="list-item"/>
            <w:numPr>
              <w:numId w:val="20"/>
            </w:numPr>
            <w:shd w:val="clear" w:color="auto" w:fill="FFFFFF" w:themeFill="background1"/>
            <w:tabs>
              <w:tab w:val="num" w:pos="720"/>
            </w:tabs>
            <w:spacing w:line="360" w:lineRule="auto"/>
            <w:ind w:left="1020" w:hanging="360"/>
          </w:pPr>
        </w:pPrChange>
      </w:pPr>
      <w:ins w:id="73" w:author="Alikhan Zhaksylykov" w:date="2023-12-25T20:54:00Z">
        <w:r>
          <w:rPr>
            <w:rFonts w:asciiTheme="minorHAnsi" w:hAnsiTheme="minorHAnsi" w:cstheme="minorBid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099ECFA6" wp14:editId="0CF28D58">
              <wp:extent cx="6400800" cy="3116580"/>
              <wp:effectExtent l="0" t="0" r="0" b="7620"/>
              <wp:docPr id="35" name="Рисунок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12.png"/>
                      <pic:cNvPicPr/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116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80A355" w14:textId="045781B2" w:rsidR="00F34BA2" w:rsidRPr="00607161" w:rsidRDefault="009E1F66" w:rsidP="008A0B10">
      <w:pPr>
        <w:pStyle w:val="list-item"/>
        <w:shd w:val="clear" w:color="auto" w:fill="FFFFFF"/>
        <w:spacing w:line="360" w:lineRule="auto"/>
        <w:ind w:left="66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b/>
          <w:bCs/>
          <w:color w:val="303240"/>
          <w:sz w:val="22"/>
          <w:szCs w:val="22"/>
          <w:lang w:val="en-US"/>
        </w:rPr>
        <w:t>Note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: </w:t>
      </w:r>
      <w:r w:rsidR="00363C78">
        <w:rPr>
          <w:rFonts w:asciiTheme="minorHAnsi" w:hAnsiTheme="minorHAnsi" w:cstheme="minorHAnsi"/>
          <w:color w:val="303240"/>
          <w:sz w:val="22"/>
          <w:szCs w:val="22"/>
          <w:lang w:val="en-US"/>
        </w:rPr>
        <w:t>D</w:t>
      </w:r>
      <w:r w:rsidR="00F34BA2"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evelopment and testing </w:t>
      </w:r>
      <w:r w:rsidR="00363C78">
        <w:rPr>
          <w:rFonts w:asciiTheme="minorHAnsi" w:hAnsiTheme="minorHAnsi" w:cstheme="minorHAnsi"/>
          <w:color w:val="303240"/>
          <w:sz w:val="22"/>
          <w:szCs w:val="22"/>
          <w:lang w:val="en-US"/>
        </w:rPr>
        <w:t>should</w:t>
      </w:r>
      <w:r w:rsidR="00F34BA2"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be done locally in your IDE environment.</w:t>
      </w:r>
    </w:p>
    <w:p w14:paraId="0906D42A" w14:textId="246B453D" w:rsidR="00F34BA2" w:rsidRPr="00607161" w:rsidRDefault="00F34BA2" w:rsidP="008A0B10">
      <w:pPr>
        <w:pStyle w:val="list-item"/>
        <w:numPr>
          <w:ilvl w:val="0"/>
          <w:numId w:val="20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Store the enriched data (</w:t>
      </w:r>
      <w:r w:rsidR="006C287F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i.e., </w:t>
      </w:r>
      <w:r w:rsidR="00363C78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the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joined data with all the fields from both datasets) in the local file system</w:t>
      </w:r>
      <w:r w:rsidR="00273851">
        <w:rPr>
          <w:rFonts w:asciiTheme="minorHAnsi" w:hAnsiTheme="minorHAnsi" w:cstheme="minorHAnsi"/>
          <w:color w:val="303240"/>
          <w:sz w:val="22"/>
          <w:szCs w:val="22"/>
          <w:lang w:val="en-US"/>
        </w:rPr>
        <w:t>,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preserving data partitioning in </w:t>
      </w:r>
      <w:r w:rsidR="0087459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the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parquet format.</w:t>
      </w:r>
    </w:p>
    <w:p w14:paraId="66061264" w14:textId="413C9EB5" w:rsidR="00F34BA2" w:rsidRPr="00607161" w:rsidRDefault="006C287F" w:rsidP="008A0B10">
      <w:pPr>
        <w:pStyle w:val="a4"/>
        <w:shd w:val="clear" w:color="auto" w:fill="FFFFFF"/>
        <w:spacing w:before="120" w:beforeAutospacing="0" w:after="120" w:afterAutospacing="0" w:line="360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>You are</w:t>
      </w:r>
      <w:r w:rsidR="00F34BA2" w:rsidRPr="00607161"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 xml:space="preserve"> expected t</w:t>
      </w:r>
      <w:r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>o</w:t>
      </w:r>
      <w:r w:rsidR="00F34BA2" w:rsidRPr="00607161"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>:</w:t>
      </w:r>
    </w:p>
    <w:p w14:paraId="052B00C6" w14:textId="10970116" w:rsidR="000E4CB6" w:rsidRPr="006C456A" w:rsidRDefault="00F34BA2" w:rsidP="008A0B10">
      <w:pPr>
        <w:pStyle w:val="list-item"/>
        <w:numPr>
          <w:ilvl w:val="0"/>
          <w:numId w:val="21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Upload the source code and implement tests</w:t>
      </w:r>
    </w:p>
    <w:p w14:paraId="5065B4C8" w14:textId="42D5AF7A" w:rsidR="002E3EB4" w:rsidRPr="00E972C1" w:rsidRDefault="00F34BA2" w:rsidP="008A0B10">
      <w:pPr>
        <w:pStyle w:val="list-item"/>
        <w:numPr>
          <w:ilvl w:val="0"/>
          <w:numId w:val="21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Upload your fully documented homework with screenshots and comments in the task Readme MD file with the repo link. </w:t>
      </w:r>
    </w:p>
    <w:sectPr w:rsidR="002E3EB4" w:rsidRPr="00E972C1" w:rsidSect="006C456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pgSz w:w="12240" w:h="15840"/>
      <w:pgMar w:top="1980" w:right="1080" w:bottom="1440" w:left="1080" w:header="720" w:footer="720" w:gutter="0"/>
      <w:cols w:space="720"/>
      <w:titlePg/>
      <w:docGrid w:linePitch="299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EF9F8B" w14:textId="77777777" w:rsidR="00362DA1" w:rsidRDefault="00362DA1">
      <w:pPr>
        <w:spacing w:after="0" w:line="240" w:lineRule="auto"/>
      </w:pPr>
      <w:r>
        <w:separator/>
      </w:r>
    </w:p>
  </w:endnote>
  <w:endnote w:type="continuationSeparator" w:id="0">
    <w:p w14:paraId="2045B8A9" w14:textId="77777777" w:rsidR="00362DA1" w:rsidRDefault="00362DA1">
      <w:pPr>
        <w:spacing w:after="0" w:line="240" w:lineRule="auto"/>
      </w:pPr>
      <w:r>
        <w:continuationSeparator/>
      </w:r>
    </w:p>
  </w:endnote>
  <w:endnote w:type="continuationNotice" w:id="1">
    <w:p w14:paraId="389C92F7" w14:textId="77777777" w:rsidR="00362DA1" w:rsidRDefault="00362D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D1F08C" w14:textId="77777777" w:rsidR="00B66CBE" w:rsidRDefault="009E1F66">
    <w:pPr>
      <w:spacing w:after="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13C32C54" wp14:editId="4188537B">
              <wp:simplePos x="0" y="0"/>
              <wp:positionH relativeFrom="page">
                <wp:posOffset>0</wp:posOffset>
              </wp:positionH>
              <wp:positionV relativeFrom="page">
                <wp:posOffset>9784079</wp:posOffset>
              </wp:positionV>
              <wp:extent cx="7772400" cy="268370"/>
              <wp:effectExtent l="0" t="0" r="0" b="0"/>
              <wp:wrapSquare wrapText="bothSides"/>
              <wp:docPr id="13185" name="Group 13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8370"/>
                        <a:chOff x="0" y="0"/>
                        <a:chExt cx="7772400" cy="268370"/>
                      </a:xfrm>
                    </wpg:grpSpPr>
                    <wps:wsp>
                      <wps:cNvPr id="13536" name="Shape 13536"/>
                      <wps:cNvSpPr/>
                      <wps:spPr>
                        <a:xfrm>
                          <a:off x="0" y="5053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187" name="Picture 131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91" name="Rectangle 13191"/>
                      <wps:cNvSpPr/>
                      <wps:spPr>
                        <a:xfrm>
                          <a:off x="97536" y="150639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000B7C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188" name="Picture 131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89" name="Rectangle 13189"/>
                      <wps:cNvSpPr/>
                      <wps:spPr>
                        <a:xfrm>
                          <a:off x="347472" y="92727"/>
                          <a:ext cx="2220032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612C7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90" name="Rectangle 13190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15BEDC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13185" style="position:absolute;margin-left:0;margin-top:770.4pt;width:612pt;height:21.15pt;z-index:251664384;mso-position-horizontal-relative:page;mso-position-vertical-relative:page" coordsize="77724,2683" o:spid="_x0000_s1087" w14:anchorId="13C32C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">
              <v:shape id="Shape 13536" style="position:absolute;top:50;width:77724;height:2565;visibility:visible;mso-wrap-style:square;v-text-anchor:top" coordsize="7772400,256540" o:spid="_x0000_s1088" fillcolor="#76cdd8" stroked="f" strokeweight="0" path="m,l7772400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">
                <v:stroke miterlimit="83231f" joinstyle="miter"/>
                <v:path textboxrect="0,0,7772400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3187" style="position:absolute;left:60;top:579;width:77664;height:1524;visibility:visible;mso-wrap-style:square" o:spid="_x0000_s108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">
                <v:imagedata o:title="" r:id="rId6"/>
              </v:shape>
              <v:rect id="Rectangle 13191" style="position:absolute;left:975;top:1506;width:427;height:1566;visibility:visible;mso-wrap-style:square;v-text-anchor:top" o:spid="_x0000_s109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Pq9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">
                <v:textbox inset="0,0,0,0">
                  <w:txbxContent>
                    <w:p w:rsidR="00B66CBE" w:rsidRDefault="009E1F66" w14:paraId="1B000B7C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3188" style="position:absolute;left:2560;width:18440;height:2164;visibility:visible;mso-wrap-style:square" o:spid="_x0000_s109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">
                <v:imagedata o:title="" r:id="rId7"/>
              </v:shape>
              <v:rect id="Rectangle 13189" style="position:absolute;left:3474;top:927;width:22201;height:1566;visibility:visible;mso-wrap-style:square;v-text-anchor:top" o:spid="_x0000_s109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2Bm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">
                <v:textbox inset="0,0,0,0">
                  <w:txbxContent>
                    <w:p w:rsidR="00B66CBE" w:rsidRDefault="009E1F66" w14:paraId="0A3612C7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3190" style="position:absolute;left:20092;top:927;width:427;height:1566;visibility:visible;mso-wrap-style:square;v-text-anchor:top" o:spid="_x0000_s109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">
                <v:textbox inset="0,0,0,0">
                  <w:txbxContent>
                    <w:p w:rsidR="00B66CBE" w:rsidRDefault="009E1F66" w14:paraId="2815BEDC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7A062E0E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5A21D163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664C9" w14:textId="77777777" w:rsidR="00B66CBE" w:rsidRDefault="009E1F66">
    <w:pPr>
      <w:spacing w:after="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25F75BAB" wp14:editId="1D847BA0">
              <wp:simplePos x="0" y="0"/>
              <wp:positionH relativeFrom="page">
                <wp:posOffset>0</wp:posOffset>
              </wp:positionH>
              <wp:positionV relativeFrom="page">
                <wp:posOffset>9784079</wp:posOffset>
              </wp:positionV>
              <wp:extent cx="7772400" cy="268370"/>
              <wp:effectExtent l="0" t="0" r="0" b="0"/>
              <wp:wrapSquare wrapText="bothSides"/>
              <wp:docPr id="13107" name="Group 13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8370"/>
                        <a:chOff x="0" y="0"/>
                        <a:chExt cx="7772400" cy="268370"/>
                      </a:xfrm>
                    </wpg:grpSpPr>
                    <wps:wsp>
                      <wps:cNvPr id="13534" name="Shape 13534"/>
                      <wps:cNvSpPr/>
                      <wps:spPr>
                        <a:xfrm>
                          <a:off x="0" y="5053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109" name="Picture 131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13" name="Rectangle 13113"/>
                      <wps:cNvSpPr/>
                      <wps:spPr>
                        <a:xfrm>
                          <a:off x="97536" y="150639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81044B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110" name="Picture 131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11" name="Rectangle 13111"/>
                      <wps:cNvSpPr/>
                      <wps:spPr>
                        <a:xfrm>
                          <a:off x="347472" y="92727"/>
                          <a:ext cx="2220032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EB3A26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12" name="Rectangle 13112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C9B4CD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13107" style="position:absolute;margin-left:0;margin-top:770.4pt;width:612pt;height:21.15pt;z-index:251665408;mso-position-horizontal-relative:page;mso-position-vertical-relative:page" coordsize="77724,2683" o:spid="_x0000_s1094" w14:anchorId="25F75BA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">
              <v:shape id="Shape 13534" style="position:absolute;top:50;width:77724;height:2565;visibility:visible;mso-wrap-style:square;v-text-anchor:top" coordsize="7772400,256540" o:spid="_x0000_s1095" fillcolor="#76cdd8" stroked="f" strokeweight="0" path="m,l7772400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">
                <v:stroke miterlimit="83231f" joinstyle="miter"/>
                <v:path textboxrect="0,0,7772400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3109" style="position:absolute;left:60;top:579;width:77664;height:1524;visibility:visible;mso-wrap-style:square" o:spid="_x0000_s109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">
                <v:imagedata o:title="" r:id="rId8"/>
              </v:shape>
              <v:rect id="Rectangle 13113" style="position:absolute;left:975;top:1506;width:427;height:1566;visibility:visible;mso-wrap-style:square;v-text-anchor:top" o:spid="_x0000_s109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>
                <v:textbox inset="0,0,0,0">
                  <w:txbxContent>
                    <w:p w:rsidR="00B66CBE" w:rsidRDefault="009E1F66" w14:paraId="0D81044B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3110" style="position:absolute;left:2560;width:18440;height:2164;visibility:visible;mso-wrap-style:square" o:spid="_x0000_s109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">
                <v:imagedata o:title="" r:id="rId9"/>
              </v:shape>
              <v:rect id="Rectangle 13111" style="position:absolute;left:3474;top:927;width:22201;height:1566;visibility:visible;mso-wrap-style:square;v-text-anchor:top" o:spid="_x0000_s109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">
                <v:textbox inset="0,0,0,0">
                  <w:txbxContent>
                    <w:p w:rsidR="00B66CBE" w:rsidRDefault="009E1F66" w14:paraId="59EB3A26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3112" style="position:absolute;left:20092;top:927;width:427;height:1566;visibility:visible;mso-wrap-style:square;v-text-anchor:top" o:spid="_x0000_s110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>
                <v:textbox inset="0,0,0,0">
                  <w:txbxContent>
                    <w:p w:rsidR="00B66CBE" w:rsidRDefault="009E1F66" w14:paraId="3DC9B4CD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1F65479E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0B792EA6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3D410D" w14:textId="77777777" w:rsidR="00362DA1" w:rsidRDefault="00362DA1">
      <w:pPr>
        <w:spacing w:after="0" w:line="240" w:lineRule="auto"/>
      </w:pPr>
      <w:r>
        <w:separator/>
      </w:r>
    </w:p>
  </w:footnote>
  <w:footnote w:type="continuationSeparator" w:id="0">
    <w:p w14:paraId="6FAC2454" w14:textId="77777777" w:rsidR="00362DA1" w:rsidRDefault="00362DA1">
      <w:pPr>
        <w:spacing w:after="0" w:line="240" w:lineRule="auto"/>
      </w:pPr>
      <w:r>
        <w:continuationSeparator/>
      </w:r>
    </w:p>
  </w:footnote>
  <w:footnote w:type="continuationNotice" w:id="1">
    <w:p w14:paraId="60B363BE" w14:textId="77777777" w:rsidR="00362DA1" w:rsidRDefault="00362D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8FE929" w14:textId="77777777" w:rsidR="00B66CBE" w:rsidRDefault="009E1F66">
    <w:pPr>
      <w:spacing w:after="0"/>
      <w:ind w:left="-711" w:right="12199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89192D2" wp14:editId="13BA4EA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1555"/>
              <wp:effectExtent l="0" t="0" r="0" b="0"/>
              <wp:wrapSquare wrapText="bothSides"/>
              <wp:docPr id="13124" name="Group 13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11555"/>
                        <a:chOff x="0" y="0"/>
                        <a:chExt cx="7772400" cy="1011555"/>
                      </a:xfrm>
                    </wpg:grpSpPr>
                    <wps:wsp>
                      <wps:cNvPr id="13175" name="Rectangle 13175"/>
                      <wps:cNvSpPr/>
                      <wps:spPr>
                        <a:xfrm>
                          <a:off x="1609979" y="483642"/>
                          <a:ext cx="42565" cy="15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63F5B5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6" name="Rectangle 13176"/>
                      <wps:cNvSpPr/>
                      <wps:spPr>
                        <a:xfrm>
                          <a:off x="451409" y="626897"/>
                          <a:ext cx="42565" cy="15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AF4A9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7" name="Rectangle 13177"/>
                      <wps:cNvSpPr/>
                      <wps:spPr>
                        <a:xfrm>
                          <a:off x="451409" y="770154"/>
                          <a:ext cx="42565" cy="15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20AF12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30" name="Shape 13530"/>
                      <wps:cNvSpPr/>
                      <wps:spPr>
                        <a:xfrm>
                          <a:off x="0" y="0"/>
                          <a:ext cx="7772400" cy="1011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11555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11555"/>
                              </a:lnTo>
                              <a:lnTo>
                                <a:pt x="0" y="10115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6" name="Shape 13126"/>
                      <wps:cNvSpPr/>
                      <wps:spPr>
                        <a:xfrm>
                          <a:off x="981646" y="674635"/>
                          <a:ext cx="31055" cy="138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055" h="138046">
                              <a:moveTo>
                                <a:pt x="30184" y="0"/>
                              </a:moveTo>
                              <a:lnTo>
                                <a:pt x="31055" y="0"/>
                              </a:lnTo>
                              <a:lnTo>
                                <a:pt x="31055" y="18561"/>
                              </a:lnTo>
                              <a:lnTo>
                                <a:pt x="29603" y="18561"/>
                              </a:lnTo>
                              <a:cubicBezTo>
                                <a:pt x="21477" y="18561"/>
                                <a:pt x="17414" y="22621"/>
                                <a:pt x="17414" y="30743"/>
                              </a:cubicBezTo>
                              <a:lnTo>
                                <a:pt x="17414" y="59164"/>
                              </a:lnTo>
                              <a:lnTo>
                                <a:pt x="17994" y="59164"/>
                              </a:lnTo>
                              <a:lnTo>
                                <a:pt x="31055" y="59164"/>
                              </a:lnTo>
                              <a:lnTo>
                                <a:pt x="31055" y="76565"/>
                              </a:lnTo>
                              <a:lnTo>
                                <a:pt x="17994" y="76565"/>
                              </a:lnTo>
                              <a:lnTo>
                                <a:pt x="17994" y="109045"/>
                              </a:lnTo>
                              <a:cubicBezTo>
                                <a:pt x="17994" y="117166"/>
                                <a:pt x="22057" y="121226"/>
                                <a:pt x="30184" y="121226"/>
                              </a:cubicBezTo>
                              <a:lnTo>
                                <a:pt x="31055" y="121226"/>
                              </a:lnTo>
                              <a:lnTo>
                                <a:pt x="31055" y="138046"/>
                              </a:lnTo>
                              <a:lnTo>
                                <a:pt x="30184" y="138046"/>
                              </a:lnTo>
                              <a:cubicBezTo>
                                <a:pt x="9868" y="138046"/>
                                <a:pt x="0" y="127606"/>
                                <a:pt x="0" y="110205"/>
                              </a:cubicBezTo>
                              <a:lnTo>
                                <a:pt x="0" y="33063"/>
                              </a:lnTo>
                              <a:cubicBezTo>
                                <a:pt x="0" y="10440"/>
                                <a:pt x="10448" y="0"/>
                                <a:pt x="301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7" name="Shape 13127"/>
                      <wps:cNvSpPr/>
                      <wps:spPr>
                        <a:xfrm>
                          <a:off x="1012700" y="768020"/>
                          <a:ext cx="33376" cy="44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44661">
                              <a:moveTo>
                                <a:pt x="14802" y="0"/>
                              </a:moveTo>
                              <a:lnTo>
                                <a:pt x="33376" y="0"/>
                              </a:lnTo>
                              <a:lnTo>
                                <a:pt x="33376" y="14500"/>
                              </a:lnTo>
                              <a:cubicBezTo>
                                <a:pt x="33376" y="34801"/>
                                <a:pt x="22928" y="44661"/>
                                <a:pt x="3193" y="44661"/>
                              </a:cubicBezTo>
                              <a:lnTo>
                                <a:pt x="0" y="44661"/>
                              </a:lnTo>
                              <a:lnTo>
                                <a:pt x="0" y="27841"/>
                              </a:lnTo>
                              <a:lnTo>
                                <a:pt x="2612" y="27841"/>
                              </a:lnTo>
                              <a:cubicBezTo>
                                <a:pt x="10738" y="27841"/>
                                <a:pt x="14802" y="23781"/>
                                <a:pt x="14802" y="15660"/>
                              </a:cubicBezTo>
                              <a:lnTo>
                                <a:pt x="148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8" name="Shape 13128"/>
                      <wps:cNvSpPr/>
                      <wps:spPr>
                        <a:xfrm>
                          <a:off x="1012700" y="674635"/>
                          <a:ext cx="33376" cy="765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76565">
                              <a:moveTo>
                                <a:pt x="0" y="0"/>
                              </a:moveTo>
                              <a:lnTo>
                                <a:pt x="3193" y="0"/>
                              </a:lnTo>
                              <a:cubicBezTo>
                                <a:pt x="23509" y="0"/>
                                <a:pt x="33376" y="10440"/>
                                <a:pt x="33376" y="30163"/>
                              </a:cubicBezTo>
                              <a:lnTo>
                                <a:pt x="33376" y="76565"/>
                              </a:lnTo>
                              <a:lnTo>
                                <a:pt x="0" y="76565"/>
                              </a:lnTo>
                              <a:lnTo>
                                <a:pt x="0" y="59164"/>
                              </a:lnTo>
                              <a:lnTo>
                                <a:pt x="13641" y="59164"/>
                              </a:lnTo>
                              <a:lnTo>
                                <a:pt x="13641" y="30743"/>
                              </a:lnTo>
                              <a:cubicBezTo>
                                <a:pt x="13641" y="22621"/>
                                <a:pt x="9578" y="18561"/>
                                <a:pt x="1451" y="18561"/>
                              </a:cubicBezTo>
                              <a:lnTo>
                                <a:pt x="0" y="18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9" name="Shape 13129"/>
                      <wps:cNvSpPr/>
                      <wps:spPr>
                        <a:xfrm>
                          <a:off x="1057686" y="676955"/>
                          <a:ext cx="33376" cy="169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169367">
                              <a:moveTo>
                                <a:pt x="0" y="0"/>
                              </a:moveTo>
                              <a:lnTo>
                                <a:pt x="19155" y="0"/>
                              </a:lnTo>
                              <a:lnTo>
                                <a:pt x="19155" y="8700"/>
                              </a:lnTo>
                              <a:cubicBezTo>
                                <a:pt x="21477" y="6380"/>
                                <a:pt x="24524" y="3770"/>
                                <a:pt x="28370" y="1740"/>
                              </a:cubicBezTo>
                              <a:lnTo>
                                <a:pt x="33376" y="496"/>
                              </a:lnTo>
                              <a:lnTo>
                                <a:pt x="33376" y="17516"/>
                              </a:lnTo>
                              <a:lnTo>
                                <a:pt x="19155" y="23201"/>
                              </a:lnTo>
                              <a:lnTo>
                                <a:pt x="19155" y="111365"/>
                              </a:lnTo>
                              <a:lnTo>
                                <a:pt x="33376" y="117050"/>
                              </a:lnTo>
                              <a:lnTo>
                                <a:pt x="33376" y="133677"/>
                              </a:lnTo>
                              <a:lnTo>
                                <a:pt x="28370" y="132536"/>
                              </a:lnTo>
                              <a:cubicBezTo>
                                <a:pt x="24524" y="130651"/>
                                <a:pt x="21477" y="128186"/>
                                <a:pt x="19155" y="125866"/>
                              </a:cubicBezTo>
                              <a:lnTo>
                                <a:pt x="19155" y="169367"/>
                              </a:lnTo>
                              <a:lnTo>
                                <a:pt x="0" y="1693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0" name="Shape 13130"/>
                      <wps:cNvSpPr/>
                      <wps:spPr>
                        <a:xfrm>
                          <a:off x="1091062" y="675215"/>
                          <a:ext cx="33376" cy="1374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137466">
                              <a:moveTo>
                                <a:pt x="8997" y="0"/>
                              </a:moveTo>
                              <a:cubicBezTo>
                                <a:pt x="25250" y="0"/>
                                <a:pt x="33376" y="11020"/>
                                <a:pt x="33376" y="26681"/>
                              </a:cubicBezTo>
                              <a:lnTo>
                                <a:pt x="33376" y="110785"/>
                              </a:lnTo>
                              <a:cubicBezTo>
                                <a:pt x="33376" y="127026"/>
                                <a:pt x="25250" y="137466"/>
                                <a:pt x="8997" y="137466"/>
                              </a:cubicBezTo>
                              <a:lnTo>
                                <a:pt x="0" y="135417"/>
                              </a:lnTo>
                              <a:lnTo>
                                <a:pt x="0" y="118790"/>
                              </a:lnTo>
                              <a:lnTo>
                                <a:pt x="3192" y="120066"/>
                              </a:lnTo>
                              <a:cubicBezTo>
                                <a:pt x="10158" y="120066"/>
                                <a:pt x="14221" y="116586"/>
                                <a:pt x="14221" y="109045"/>
                              </a:cubicBezTo>
                              <a:lnTo>
                                <a:pt x="14221" y="29003"/>
                              </a:lnTo>
                              <a:cubicBezTo>
                                <a:pt x="14221" y="21461"/>
                                <a:pt x="10158" y="17980"/>
                                <a:pt x="3192" y="17980"/>
                              </a:cubicBezTo>
                              <a:lnTo>
                                <a:pt x="0" y="19256"/>
                              </a:lnTo>
                              <a:lnTo>
                                <a:pt x="0" y="2236"/>
                              </a:lnTo>
                              <a:lnTo>
                                <a:pt x="89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1" name="Shape 13131"/>
                      <wps:cNvSpPr/>
                      <wps:spPr>
                        <a:xfrm>
                          <a:off x="1136048" y="732547"/>
                          <a:ext cx="31925" cy="80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925" h="80134">
                              <a:moveTo>
                                <a:pt x="31925" y="0"/>
                              </a:moveTo>
                              <a:lnTo>
                                <a:pt x="31925" y="17164"/>
                              </a:lnTo>
                              <a:lnTo>
                                <a:pt x="27862" y="18653"/>
                              </a:lnTo>
                              <a:cubicBezTo>
                                <a:pt x="20897" y="21553"/>
                                <a:pt x="18575" y="25033"/>
                                <a:pt x="18575" y="32573"/>
                              </a:cubicBezTo>
                              <a:lnTo>
                                <a:pt x="18575" y="52874"/>
                              </a:lnTo>
                              <a:cubicBezTo>
                                <a:pt x="18575" y="59254"/>
                                <a:pt x="22057" y="62734"/>
                                <a:pt x="27862" y="62734"/>
                              </a:cubicBezTo>
                              <a:lnTo>
                                <a:pt x="31925" y="61381"/>
                              </a:lnTo>
                              <a:lnTo>
                                <a:pt x="31925" y="78007"/>
                              </a:lnTo>
                              <a:lnTo>
                                <a:pt x="22057" y="80134"/>
                              </a:lnTo>
                              <a:cubicBezTo>
                                <a:pt x="6966" y="80134"/>
                                <a:pt x="0" y="71434"/>
                                <a:pt x="0" y="56354"/>
                              </a:cubicBezTo>
                              <a:lnTo>
                                <a:pt x="0" y="32573"/>
                              </a:lnTo>
                              <a:cubicBezTo>
                                <a:pt x="0" y="15753"/>
                                <a:pt x="5224" y="9373"/>
                                <a:pt x="19736" y="4152"/>
                              </a:cubicBezTo>
                              <a:lnTo>
                                <a:pt x="319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2" name="Shape 13132"/>
                      <wps:cNvSpPr/>
                      <wps:spPr>
                        <a:xfrm>
                          <a:off x="1135467" y="675795"/>
                          <a:ext cx="32506" cy="48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06" h="48724">
                              <a:moveTo>
                                <a:pt x="30764" y="0"/>
                              </a:moveTo>
                              <a:lnTo>
                                <a:pt x="32506" y="0"/>
                              </a:lnTo>
                              <a:lnTo>
                                <a:pt x="32506" y="17401"/>
                              </a:lnTo>
                              <a:lnTo>
                                <a:pt x="30764" y="17401"/>
                              </a:lnTo>
                              <a:cubicBezTo>
                                <a:pt x="22638" y="17400"/>
                                <a:pt x="18575" y="21461"/>
                                <a:pt x="18575" y="29583"/>
                              </a:cubicBezTo>
                              <a:lnTo>
                                <a:pt x="18575" y="48724"/>
                              </a:lnTo>
                              <a:lnTo>
                                <a:pt x="0" y="48724"/>
                              </a:lnTo>
                              <a:lnTo>
                                <a:pt x="0" y="30163"/>
                              </a:lnTo>
                              <a:cubicBezTo>
                                <a:pt x="0" y="9860"/>
                                <a:pt x="10448" y="0"/>
                                <a:pt x="30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3" name="Shape 13133"/>
                      <wps:cNvSpPr/>
                      <wps:spPr>
                        <a:xfrm>
                          <a:off x="1167973" y="675795"/>
                          <a:ext cx="31925" cy="135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925" h="135726">
                              <a:moveTo>
                                <a:pt x="0" y="0"/>
                              </a:moveTo>
                              <a:lnTo>
                                <a:pt x="1741" y="0"/>
                              </a:lnTo>
                              <a:cubicBezTo>
                                <a:pt x="22058" y="0"/>
                                <a:pt x="31925" y="10440"/>
                                <a:pt x="31925" y="30163"/>
                              </a:cubicBezTo>
                              <a:lnTo>
                                <a:pt x="31925" y="135726"/>
                              </a:lnTo>
                              <a:lnTo>
                                <a:pt x="13351" y="135726"/>
                              </a:lnTo>
                              <a:lnTo>
                                <a:pt x="13351" y="127026"/>
                              </a:lnTo>
                              <a:cubicBezTo>
                                <a:pt x="10738" y="129636"/>
                                <a:pt x="7691" y="132101"/>
                                <a:pt x="3918" y="133914"/>
                              </a:cubicBezTo>
                              <a:lnTo>
                                <a:pt x="0" y="134758"/>
                              </a:lnTo>
                              <a:lnTo>
                                <a:pt x="0" y="118132"/>
                              </a:lnTo>
                              <a:lnTo>
                                <a:pt x="13351" y="113686"/>
                              </a:lnTo>
                              <a:lnTo>
                                <a:pt x="13351" y="69024"/>
                              </a:lnTo>
                              <a:lnTo>
                                <a:pt x="0" y="73916"/>
                              </a:lnTo>
                              <a:lnTo>
                                <a:pt x="0" y="56752"/>
                              </a:lnTo>
                              <a:lnTo>
                                <a:pt x="13351" y="52204"/>
                              </a:lnTo>
                              <a:lnTo>
                                <a:pt x="13351" y="29583"/>
                              </a:lnTo>
                              <a:cubicBezTo>
                                <a:pt x="13351" y="21461"/>
                                <a:pt x="9287" y="17400"/>
                                <a:pt x="1161" y="17400"/>
                              </a:cubicBezTo>
                              <a:lnTo>
                                <a:pt x="0" y="174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4" name="Shape 13134"/>
                      <wps:cNvSpPr/>
                      <wps:spPr>
                        <a:xfrm>
                          <a:off x="1212669" y="675215"/>
                          <a:ext cx="109707" cy="136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07" h="136886">
                              <a:moveTo>
                                <a:pt x="42373" y="0"/>
                              </a:moveTo>
                              <a:cubicBezTo>
                                <a:pt x="52241" y="0"/>
                                <a:pt x="58626" y="4060"/>
                                <a:pt x="62109" y="11020"/>
                              </a:cubicBezTo>
                              <a:cubicBezTo>
                                <a:pt x="69075" y="5220"/>
                                <a:pt x="76621" y="0"/>
                                <a:pt x="87649" y="0"/>
                              </a:cubicBezTo>
                              <a:cubicBezTo>
                                <a:pt x="102161" y="0"/>
                                <a:pt x="109707" y="8700"/>
                                <a:pt x="109707" y="23781"/>
                              </a:cubicBezTo>
                              <a:lnTo>
                                <a:pt x="109707" y="136306"/>
                              </a:lnTo>
                              <a:lnTo>
                                <a:pt x="90552" y="136306"/>
                              </a:lnTo>
                              <a:lnTo>
                                <a:pt x="90552" y="27843"/>
                              </a:lnTo>
                              <a:cubicBezTo>
                                <a:pt x="90552" y="20881"/>
                                <a:pt x="87069" y="17980"/>
                                <a:pt x="81845" y="17980"/>
                              </a:cubicBezTo>
                              <a:cubicBezTo>
                                <a:pt x="76621" y="17980"/>
                                <a:pt x="70816" y="19721"/>
                                <a:pt x="64431" y="24941"/>
                              </a:cubicBezTo>
                              <a:lnTo>
                                <a:pt x="64431" y="136886"/>
                              </a:lnTo>
                              <a:lnTo>
                                <a:pt x="45276" y="136886"/>
                              </a:lnTo>
                              <a:lnTo>
                                <a:pt x="45276" y="28423"/>
                              </a:lnTo>
                              <a:cubicBezTo>
                                <a:pt x="45276" y="21461"/>
                                <a:pt x="41793" y="18560"/>
                                <a:pt x="36569" y="18560"/>
                              </a:cubicBezTo>
                              <a:cubicBezTo>
                                <a:pt x="31345" y="18560"/>
                                <a:pt x="25540" y="20301"/>
                                <a:pt x="19155" y="25521"/>
                              </a:cubicBezTo>
                              <a:lnTo>
                                <a:pt x="19155" y="136886"/>
                              </a:lnTo>
                              <a:lnTo>
                                <a:pt x="0" y="136886"/>
                              </a:lnTo>
                              <a:lnTo>
                                <a:pt x="0" y="1740"/>
                              </a:lnTo>
                              <a:lnTo>
                                <a:pt x="19155" y="1740"/>
                              </a:lnTo>
                              <a:lnTo>
                                <a:pt x="19155" y="10440"/>
                              </a:lnTo>
                              <a:cubicBezTo>
                                <a:pt x="24379" y="5220"/>
                                <a:pt x="31925" y="0"/>
                                <a:pt x="423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5" name="Shape 13135"/>
                      <wps:cNvSpPr/>
                      <wps:spPr>
                        <a:xfrm>
                          <a:off x="907347" y="689716"/>
                          <a:ext cx="48759" cy="110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59" h="110205">
                              <a:moveTo>
                                <a:pt x="48759" y="0"/>
                              </a:moveTo>
                              <a:lnTo>
                                <a:pt x="48759" y="24943"/>
                              </a:lnTo>
                              <a:lnTo>
                                <a:pt x="16833" y="55104"/>
                              </a:lnTo>
                              <a:lnTo>
                                <a:pt x="48759" y="85265"/>
                              </a:lnTo>
                              <a:lnTo>
                                <a:pt x="48759" y="110205"/>
                              </a:lnTo>
                              <a:lnTo>
                                <a:pt x="0" y="64384"/>
                              </a:lnTo>
                              <a:lnTo>
                                <a:pt x="0" y="46404"/>
                              </a:lnTo>
                              <a:lnTo>
                                <a:pt x="487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6" name="Shape 13136"/>
                      <wps:cNvSpPr/>
                      <wps:spPr>
                        <a:xfrm>
                          <a:off x="1346755" y="689716"/>
                          <a:ext cx="48758" cy="110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58" h="110205">
                              <a:moveTo>
                                <a:pt x="0" y="0"/>
                              </a:moveTo>
                              <a:lnTo>
                                <a:pt x="48758" y="46404"/>
                              </a:lnTo>
                              <a:lnTo>
                                <a:pt x="48758" y="64384"/>
                              </a:lnTo>
                              <a:lnTo>
                                <a:pt x="0" y="110205"/>
                              </a:lnTo>
                              <a:lnTo>
                                <a:pt x="0" y="85265"/>
                              </a:lnTo>
                              <a:lnTo>
                                <a:pt x="31925" y="55104"/>
                              </a:lnTo>
                              <a:lnTo>
                                <a:pt x="0" y="249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7" name="Shape 13137"/>
                      <wps:cNvSpPr/>
                      <wps:spPr>
                        <a:xfrm>
                          <a:off x="722173" y="298205"/>
                          <a:ext cx="35412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12" h="113103">
                              <a:moveTo>
                                <a:pt x="0" y="0"/>
                              </a:moveTo>
                              <a:lnTo>
                                <a:pt x="35412" y="0"/>
                              </a:lnTo>
                              <a:lnTo>
                                <a:pt x="35412" y="6960"/>
                              </a:lnTo>
                              <a:lnTo>
                                <a:pt x="6965" y="6960"/>
                              </a:lnTo>
                              <a:lnTo>
                                <a:pt x="6965" y="60322"/>
                              </a:lnTo>
                              <a:lnTo>
                                <a:pt x="35412" y="60322"/>
                              </a:lnTo>
                              <a:lnTo>
                                <a:pt x="35412" y="66122"/>
                              </a:lnTo>
                              <a:lnTo>
                                <a:pt x="6965" y="66122"/>
                              </a:lnTo>
                              <a:lnTo>
                                <a:pt x="6965" y="113103"/>
                              </a:lnTo>
                              <a:lnTo>
                                <a:pt x="0" y="1131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8" name="Shape 13138"/>
                      <wps:cNvSpPr/>
                      <wps:spPr>
                        <a:xfrm>
                          <a:off x="757585" y="298205"/>
                          <a:ext cx="35992" cy="66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92" h="66122">
                              <a:moveTo>
                                <a:pt x="0" y="0"/>
                              </a:moveTo>
                              <a:lnTo>
                                <a:pt x="1738" y="0"/>
                              </a:lnTo>
                              <a:cubicBezTo>
                                <a:pt x="21481" y="0"/>
                                <a:pt x="35992" y="12760"/>
                                <a:pt x="35992" y="33061"/>
                              </a:cubicBezTo>
                              <a:cubicBezTo>
                                <a:pt x="35992" y="53361"/>
                                <a:pt x="21481" y="66122"/>
                                <a:pt x="1738" y="66122"/>
                              </a:cubicBezTo>
                              <a:lnTo>
                                <a:pt x="0" y="66122"/>
                              </a:lnTo>
                              <a:lnTo>
                                <a:pt x="0" y="60322"/>
                              </a:lnTo>
                              <a:lnTo>
                                <a:pt x="1157" y="60322"/>
                              </a:lnTo>
                              <a:cubicBezTo>
                                <a:pt x="17417" y="60322"/>
                                <a:pt x="28446" y="50461"/>
                                <a:pt x="28446" y="33641"/>
                              </a:cubicBezTo>
                              <a:cubicBezTo>
                                <a:pt x="28446" y="16240"/>
                                <a:pt x="17417" y="6960"/>
                                <a:pt x="1157" y="6960"/>
                              </a:cubicBezTo>
                              <a:lnTo>
                                <a:pt x="0" y="6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9" name="Shape 13139"/>
                      <wps:cNvSpPr/>
                      <wps:spPr>
                        <a:xfrm>
                          <a:off x="835370" y="297625"/>
                          <a:ext cx="34537" cy="11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37" h="113683">
                              <a:moveTo>
                                <a:pt x="0" y="0"/>
                              </a:moveTo>
                              <a:lnTo>
                                <a:pt x="33086" y="0"/>
                              </a:lnTo>
                              <a:lnTo>
                                <a:pt x="34537" y="102"/>
                              </a:lnTo>
                              <a:lnTo>
                                <a:pt x="34537" y="7612"/>
                              </a:lnTo>
                              <a:lnTo>
                                <a:pt x="33086" y="7540"/>
                              </a:lnTo>
                              <a:lnTo>
                                <a:pt x="6965" y="7540"/>
                              </a:lnTo>
                              <a:lnTo>
                                <a:pt x="6965" y="57422"/>
                              </a:lnTo>
                              <a:lnTo>
                                <a:pt x="6965" y="58002"/>
                              </a:lnTo>
                              <a:lnTo>
                                <a:pt x="34537" y="58002"/>
                              </a:lnTo>
                              <a:lnTo>
                                <a:pt x="34537" y="63802"/>
                              </a:lnTo>
                              <a:lnTo>
                                <a:pt x="6965" y="63802"/>
                              </a:lnTo>
                              <a:lnTo>
                                <a:pt x="6965" y="113683"/>
                              </a:lnTo>
                              <a:lnTo>
                                <a:pt x="0" y="11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0" name="Shape 13140"/>
                      <wps:cNvSpPr/>
                      <wps:spPr>
                        <a:xfrm>
                          <a:off x="869907" y="297727"/>
                          <a:ext cx="39762" cy="113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62" h="113581">
                              <a:moveTo>
                                <a:pt x="0" y="0"/>
                              </a:moveTo>
                              <a:lnTo>
                                <a:pt x="10884" y="768"/>
                              </a:lnTo>
                              <a:cubicBezTo>
                                <a:pt x="14076" y="1348"/>
                                <a:pt x="16543" y="2218"/>
                                <a:pt x="18865" y="3378"/>
                              </a:cubicBezTo>
                              <a:cubicBezTo>
                                <a:pt x="28152" y="8018"/>
                                <a:pt x="34537" y="17878"/>
                                <a:pt x="34537" y="30638"/>
                              </a:cubicBezTo>
                              <a:cubicBezTo>
                                <a:pt x="34537" y="46879"/>
                                <a:pt x="25250" y="59059"/>
                                <a:pt x="11899" y="61959"/>
                              </a:cubicBezTo>
                              <a:lnTo>
                                <a:pt x="11899" y="62539"/>
                              </a:lnTo>
                              <a:cubicBezTo>
                                <a:pt x="11899" y="62539"/>
                                <a:pt x="12480" y="63699"/>
                                <a:pt x="14221" y="66599"/>
                              </a:cubicBezTo>
                              <a:lnTo>
                                <a:pt x="39762" y="113581"/>
                              </a:lnTo>
                              <a:lnTo>
                                <a:pt x="31635" y="113581"/>
                              </a:lnTo>
                              <a:lnTo>
                                <a:pt x="4934" y="63699"/>
                              </a:lnTo>
                              <a:lnTo>
                                <a:pt x="0" y="63699"/>
                              </a:lnTo>
                              <a:lnTo>
                                <a:pt x="0" y="57899"/>
                              </a:lnTo>
                              <a:lnTo>
                                <a:pt x="3193" y="57899"/>
                              </a:lnTo>
                              <a:cubicBezTo>
                                <a:pt x="18284" y="57899"/>
                                <a:pt x="27572" y="46879"/>
                                <a:pt x="27572" y="31798"/>
                              </a:cubicBezTo>
                              <a:cubicBezTo>
                                <a:pt x="27572" y="21358"/>
                                <a:pt x="22348" y="13238"/>
                                <a:pt x="14221" y="9758"/>
                              </a:cubicBezTo>
                              <a:cubicBezTo>
                                <a:pt x="12770" y="8888"/>
                                <a:pt x="11174" y="8308"/>
                                <a:pt x="8780" y="7945"/>
                              </a:cubicBezTo>
                              <a:lnTo>
                                <a:pt x="0" y="75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1" name="Shape 13141"/>
                      <wps:cNvSpPr/>
                      <wps:spPr>
                        <a:xfrm>
                          <a:off x="945657" y="297152"/>
                          <a:ext cx="56885" cy="116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885" h="116357">
                              <a:moveTo>
                                <a:pt x="56885" y="0"/>
                              </a:moveTo>
                              <a:lnTo>
                                <a:pt x="56885" y="6273"/>
                              </a:lnTo>
                              <a:cubicBezTo>
                                <a:pt x="29023" y="6273"/>
                                <a:pt x="6966" y="28313"/>
                                <a:pt x="6966" y="57314"/>
                              </a:cubicBezTo>
                              <a:cubicBezTo>
                                <a:pt x="6966" y="86895"/>
                                <a:pt x="29603" y="109515"/>
                                <a:pt x="56885" y="110095"/>
                              </a:cubicBezTo>
                              <a:lnTo>
                                <a:pt x="56885" y="116357"/>
                              </a:lnTo>
                              <a:lnTo>
                                <a:pt x="35018" y="111881"/>
                              </a:lnTo>
                              <a:cubicBezTo>
                                <a:pt x="14366" y="102990"/>
                                <a:pt x="0" y="82110"/>
                                <a:pt x="0" y="57314"/>
                              </a:cubicBezTo>
                              <a:cubicBezTo>
                                <a:pt x="0" y="32953"/>
                                <a:pt x="14366" y="12508"/>
                                <a:pt x="35018" y="4052"/>
                              </a:cubicBezTo>
                              <a:lnTo>
                                <a:pt x="568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2" name="Shape 13142"/>
                      <wps:cNvSpPr/>
                      <wps:spPr>
                        <a:xfrm>
                          <a:off x="1244594" y="297625"/>
                          <a:ext cx="34537" cy="11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37" h="113683">
                              <a:moveTo>
                                <a:pt x="0" y="0"/>
                              </a:moveTo>
                              <a:lnTo>
                                <a:pt x="33086" y="0"/>
                              </a:lnTo>
                              <a:lnTo>
                                <a:pt x="34537" y="102"/>
                              </a:lnTo>
                              <a:lnTo>
                                <a:pt x="34537" y="7612"/>
                              </a:lnTo>
                              <a:lnTo>
                                <a:pt x="33086" y="7540"/>
                              </a:lnTo>
                              <a:lnTo>
                                <a:pt x="6965" y="7540"/>
                              </a:lnTo>
                              <a:lnTo>
                                <a:pt x="6965" y="57422"/>
                              </a:lnTo>
                              <a:lnTo>
                                <a:pt x="6965" y="58002"/>
                              </a:lnTo>
                              <a:lnTo>
                                <a:pt x="34537" y="58002"/>
                              </a:lnTo>
                              <a:lnTo>
                                <a:pt x="34537" y="63802"/>
                              </a:lnTo>
                              <a:lnTo>
                                <a:pt x="6965" y="63802"/>
                              </a:lnTo>
                              <a:lnTo>
                                <a:pt x="6965" y="113683"/>
                              </a:lnTo>
                              <a:lnTo>
                                <a:pt x="0" y="11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3" name="Shape 13143"/>
                      <wps:cNvSpPr/>
                      <wps:spPr>
                        <a:xfrm>
                          <a:off x="1097157" y="296465"/>
                          <a:ext cx="101580" cy="117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580" h="117163">
                              <a:moveTo>
                                <a:pt x="56885" y="580"/>
                              </a:moveTo>
                              <a:cubicBezTo>
                                <a:pt x="82425" y="580"/>
                                <a:pt x="96356" y="13340"/>
                                <a:pt x="96356" y="13340"/>
                              </a:cubicBezTo>
                              <a:lnTo>
                                <a:pt x="92293" y="18561"/>
                              </a:lnTo>
                              <a:cubicBezTo>
                                <a:pt x="92293" y="18561"/>
                                <a:pt x="78362" y="6960"/>
                                <a:pt x="56885" y="6960"/>
                              </a:cubicBezTo>
                              <a:cubicBezTo>
                                <a:pt x="28442" y="6960"/>
                                <a:pt x="7546" y="29581"/>
                                <a:pt x="7546" y="58582"/>
                              </a:cubicBezTo>
                              <a:cubicBezTo>
                                <a:pt x="7546" y="87582"/>
                                <a:pt x="27862" y="110203"/>
                                <a:pt x="55724" y="110203"/>
                              </a:cubicBezTo>
                              <a:cubicBezTo>
                                <a:pt x="80103" y="110203"/>
                                <a:pt x="94615" y="91643"/>
                                <a:pt x="94615" y="91643"/>
                              </a:cubicBezTo>
                              <a:lnTo>
                                <a:pt x="94615" y="69602"/>
                              </a:lnTo>
                              <a:lnTo>
                                <a:pt x="74299" y="69602"/>
                              </a:lnTo>
                              <a:lnTo>
                                <a:pt x="74299" y="63222"/>
                              </a:lnTo>
                              <a:lnTo>
                                <a:pt x="101580" y="63222"/>
                              </a:lnTo>
                              <a:lnTo>
                                <a:pt x="101580" y="114843"/>
                              </a:lnTo>
                              <a:lnTo>
                                <a:pt x="94615" y="114843"/>
                              </a:lnTo>
                              <a:lnTo>
                                <a:pt x="94615" y="104983"/>
                              </a:lnTo>
                              <a:cubicBezTo>
                                <a:pt x="94615" y="102663"/>
                                <a:pt x="94615" y="100343"/>
                                <a:pt x="94615" y="100343"/>
                              </a:cubicBezTo>
                              <a:lnTo>
                                <a:pt x="94034" y="100343"/>
                              </a:lnTo>
                              <a:cubicBezTo>
                                <a:pt x="94034" y="100343"/>
                                <a:pt x="80103" y="117163"/>
                                <a:pt x="55144" y="117163"/>
                              </a:cubicBezTo>
                              <a:cubicBezTo>
                                <a:pt x="23799" y="117163"/>
                                <a:pt x="0" y="91062"/>
                                <a:pt x="0" y="58582"/>
                              </a:cubicBezTo>
                              <a:cubicBezTo>
                                <a:pt x="0" y="26101"/>
                                <a:pt x="24379" y="0"/>
                                <a:pt x="56885" y="5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4" name="Shape 13144"/>
                      <wps:cNvSpPr/>
                      <wps:spPr>
                        <a:xfrm>
                          <a:off x="1002542" y="297045"/>
                          <a:ext cx="58046" cy="116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46" h="116583">
                              <a:moveTo>
                                <a:pt x="580" y="0"/>
                              </a:moveTo>
                              <a:cubicBezTo>
                                <a:pt x="32506" y="0"/>
                                <a:pt x="58046" y="24941"/>
                                <a:pt x="58046" y="57422"/>
                              </a:cubicBezTo>
                              <a:cubicBezTo>
                                <a:pt x="58046" y="90483"/>
                                <a:pt x="31925" y="116583"/>
                                <a:pt x="580" y="116583"/>
                              </a:cubicBezTo>
                              <a:lnTo>
                                <a:pt x="0" y="116464"/>
                              </a:lnTo>
                              <a:lnTo>
                                <a:pt x="0" y="110203"/>
                              </a:lnTo>
                              <a:cubicBezTo>
                                <a:pt x="27862" y="110203"/>
                                <a:pt x="49920" y="87002"/>
                                <a:pt x="49920" y="57422"/>
                              </a:cubicBezTo>
                              <a:cubicBezTo>
                                <a:pt x="49920" y="28421"/>
                                <a:pt x="27862" y="6380"/>
                                <a:pt x="0" y="6380"/>
                              </a:cubicBezTo>
                              <a:lnTo>
                                <a:pt x="0" y="108"/>
                              </a:lnTo>
                              <a:lnTo>
                                <a:pt x="5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5" name="Shape 13145"/>
                      <wps:cNvSpPr/>
                      <wps:spPr>
                        <a:xfrm>
                          <a:off x="1347916" y="298205"/>
                          <a:ext cx="46147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47" h="113103">
                              <a:moveTo>
                                <a:pt x="42374" y="0"/>
                              </a:moveTo>
                              <a:lnTo>
                                <a:pt x="46147" y="0"/>
                              </a:lnTo>
                              <a:lnTo>
                                <a:pt x="46147" y="9738"/>
                              </a:lnTo>
                              <a:lnTo>
                                <a:pt x="45058" y="13630"/>
                              </a:lnTo>
                              <a:cubicBezTo>
                                <a:pt x="44260" y="16385"/>
                                <a:pt x="43244" y="19721"/>
                                <a:pt x="42374" y="22041"/>
                              </a:cubicBezTo>
                              <a:lnTo>
                                <a:pt x="24960" y="67862"/>
                              </a:lnTo>
                              <a:lnTo>
                                <a:pt x="46147" y="67862"/>
                              </a:lnTo>
                              <a:lnTo>
                                <a:pt x="46147" y="74242"/>
                              </a:lnTo>
                              <a:lnTo>
                                <a:pt x="22058" y="74242"/>
                              </a:lnTo>
                              <a:lnTo>
                                <a:pt x="7546" y="113103"/>
                              </a:lnTo>
                              <a:lnTo>
                                <a:pt x="0" y="113103"/>
                              </a:lnTo>
                              <a:lnTo>
                                <a:pt x="423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6" name="Shape 13146"/>
                      <wps:cNvSpPr/>
                      <wps:spPr>
                        <a:xfrm>
                          <a:off x="1279131" y="297727"/>
                          <a:ext cx="39762" cy="113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62" h="113581">
                              <a:moveTo>
                                <a:pt x="0" y="0"/>
                              </a:moveTo>
                              <a:lnTo>
                                <a:pt x="10884" y="768"/>
                              </a:lnTo>
                              <a:cubicBezTo>
                                <a:pt x="14076" y="1348"/>
                                <a:pt x="16543" y="2218"/>
                                <a:pt x="18865" y="3378"/>
                              </a:cubicBezTo>
                              <a:cubicBezTo>
                                <a:pt x="28152" y="8018"/>
                                <a:pt x="34537" y="17878"/>
                                <a:pt x="34537" y="30639"/>
                              </a:cubicBezTo>
                              <a:cubicBezTo>
                                <a:pt x="34537" y="46879"/>
                                <a:pt x="25250" y="59059"/>
                                <a:pt x="11899" y="61959"/>
                              </a:cubicBezTo>
                              <a:lnTo>
                                <a:pt x="11899" y="62539"/>
                              </a:lnTo>
                              <a:cubicBezTo>
                                <a:pt x="11899" y="62539"/>
                                <a:pt x="13060" y="63699"/>
                                <a:pt x="14221" y="66599"/>
                              </a:cubicBezTo>
                              <a:lnTo>
                                <a:pt x="39762" y="113581"/>
                              </a:lnTo>
                              <a:lnTo>
                                <a:pt x="31635" y="113581"/>
                              </a:lnTo>
                              <a:lnTo>
                                <a:pt x="4934" y="63699"/>
                              </a:lnTo>
                              <a:lnTo>
                                <a:pt x="0" y="63699"/>
                              </a:lnTo>
                              <a:lnTo>
                                <a:pt x="0" y="57899"/>
                              </a:lnTo>
                              <a:lnTo>
                                <a:pt x="3193" y="57899"/>
                              </a:lnTo>
                              <a:cubicBezTo>
                                <a:pt x="18285" y="57899"/>
                                <a:pt x="27572" y="46879"/>
                                <a:pt x="27572" y="31799"/>
                              </a:cubicBezTo>
                              <a:cubicBezTo>
                                <a:pt x="27572" y="21358"/>
                                <a:pt x="22348" y="13238"/>
                                <a:pt x="14221" y="9758"/>
                              </a:cubicBezTo>
                              <a:cubicBezTo>
                                <a:pt x="12770" y="8888"/>
                                <a:pt x="11174" y="8308"/>
                                <a:pt x="8780" y="7945"/>
                              </a:cubicBezTo>
                              <a:lnTo>
                                <a:pt x="0" y="75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7" name="Shape 13147"/>
                      <wps:cNvSpPr/>
                      <wps:spPr>
                        <a:xfrm>
                          <a:off x="1475036" y="298205"/>
                          <a:ext cx="109126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126" h="113103">
                              <a:moveTo>
                                <a:pt x="92873" y="0"/>
                              </a:moveTo>
                              <a:lnTo>
                                <a:pt x="99839" y="0"/>
                              </a:lnTo>
                              <a:lnTo>
                                <a:pt x="109126" y="113103"/>
                              </a:lnTo>
                              <a:lnTo>
                                <a:pt x="102161" y="113103"/>
                              </a:lnTo>
                              <a:lnTo>
                                <a:pt x="95195" y="26681"/>
                              </a:lnTo>
                              <a:cubicBezTo>
                                <a:pt x="94615" y="20881"/>
                                <a:pt x="94615" y="11600"/>
                                <a:pt x="94615" y="11600"/>
                              </a:cubicBezTo>
                              <a:lnTo>
                                <a:pt x="94034" y="11600"/>
                              </a:lnTo>
                              <a:cubicBezTo>
                                <a:pt x="94034" y="11600"/>
                                <a:pt x="90552" y="21461"/>
                                <a:pt x="88230" y="26681"/>
                              </a:cubicBezTo>
                              <a:lnTo>
                                <a:pt x="58046" y="91062"/>
                              </a:lnTo>
                              <a:lnTo>
                                <a:pt x="51080" y="91062"/>
                              </a:lnTo>
                              <a:lnTo>
                                <a:pt x="20897" y="26681"/>
                              </a:lnTo>
                              <a:cubicBezTo>
                                <a:pt x="18575" y="21461"/>
                                <a:pt x="15092" y="11600"/>
                                <a:pt x="15092" y="11600"/>
                              </a:cubicBezTo>
                              <a:lnTo>
                                <a:pt x="14512" y="11600"/>
                              </a:lnTo>
                              <a:cubicBezTo>
                                <a:pt x="14512" y="11600"/>
                                <a:pt x="14512" y="21461"/>
                                <a:pt x="13931" y="26681"/>
                              </a:cubicBezTo>
                              <a:lnTo>
                                <a:pt x="6965" y="113103"/>
                              </a:lnTo>
                              <a:lnTo>
                                <a:pt x="0" y="113103"/>
                              </a:lnTo>
                              <a:lnTo>
                                <a:pt x="9287" y="580"/>
                              </a:lnTo>
                              <a:lnTo>
                                <a:pt x="16253" y="580"/>
                              </a:lnTo>
                              <a:lnTo>
                                <a:pt x="49339" y="71342"/>
                              </a:lnTo>
                              <a:cubicBezTo>
                                <a:pt x="51661" y="76562"/>
                                <a:pt x="54563" y="84102"/>
                                <a:pt x="54563" y="84102"/>
                              </a:cubicBezTo>
                              <a:lnTo>
                                <a:pt x="55144" y="84102"/>
                              </a:lnTo>
                              <a:cubicBezTo>
                                <a:pt x="55144" y="84102"/>
                                <a:pt x="58046" y="76562"/>
                                <a:pt x="60368" y="71342"/>
                              </a:cubicBezTo>
                              <a:lnTo>
                                <a:pt x="928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8" name="Shape 13148"/>
                      <wps:cNvSpPr/>
                      <wps:spPr>
                        <a:xfrm>
                          <a:off x="1394062" y="298205"/>
                          <a:ext cx="46147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47" h="113103">
                              <a:moveTo>
                                <a:pt x="0" y="0"/>
                              </a:moveTo>
                              <a:lnTo>
                                <a:pt x="3773" y="0"/>
                              </a:lnTo>
                              <a:lnTo>
                                <a:pt x="46147" y="113103"/>
                              </a:lnTo>
                              <a:lnTo>
                                <a:pt x="38601" y="113103"/>
                              </a:lnTo>
                              <a:lnTo>
                                <a:pt x="24089" y="74242"/>
                              </a:lnTo>
                              <a:lnTo>
                                <a:pt x="0" y="74242"/>
                              </a:lnTo>
                              <a:lnTo>
                                <a:pt x="0" y="67862"/>
                              </a:lnTo>
                              <a:lnTo>
                                <a:pt x="21187" y="67862"/>
                              </a:lnTo>
                              <a:lnTo>
                                <a:pt x="4354" y="22041"/>
                              </a:lnTo>
                              <a:cubicBezTo>
                                <a:pt x="2612" y="17400"/>
                                <a:pt x="290" y="8700"/>
                                <a:pt x="290" y="8700"/>
                              </a:cubicBezTo>
                              <a:lnTo>
                                <a:pt x="0" y="97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9" name="Shape 13149"/>
                      <wps:cNvSpPr/>
                      <wps:spPr>
                        <a:xfrm>
                          <a:off x="795318" y="182782"/>
                          <a:ext cx="28443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43" h="60322">
                              <a:moveTo>
                                <a:pt x="20316" y="0"/>
                              </a:moveTo>
                              <a:lnTo>
                                <a:pt x="28443" y="0"/>
                              </a:lnTo>
                              <a:lnTo>
                                <a:pt x="28443" y="13920"/>
                              </a:lnTo>
                              <a:cubicBezTo>
                                <a:pt x="27862" y="13920"/>
                                <a:pt x="26701" y="20881"/>
                                <a:pt x="26121" y="24361"/>
                              </a:cubicBezTo>
                              <a:lnTo>
                                <a:pt x="22638" y="35961"/>
                              </a:lnTo>
                              <a:lnTo>
                                <a:pt x="28443" y="35961"/>
                              </a:lnTo>
                              <a:lnTo>
                                <a:pt x="28443" y="47561"/>
                              </a:lnTo>
                              <a:lnTo>
                                <a:pt x="18575" y="47561"/>
                              </a:lnTo>
                              <a:lnTo>
                                <a:pt x="15092" y="60322"/>
                              </a:lnTo>
                              <a:lnTo>
                                <a:pt x="0" y="60322"/>
                              </a:lnTo>
                              <a:lnTo>
                                <a:pt x="203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0" name="Shape 13150"/>
                      <wps:cNvSpPr/>
                      <wps:spPr>
                        <a:xfrm>
                          <a:off x="716368" y="182782"/>
                          <a:ext cx="65599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99" h="60322">
                              <a:moveTo>
                                <a:pt x="5224" y="0"/>
                              </a:moveTo>
                              <a:lnTo>
                                <a:pt x="21477" y="0"/>
                              </a:lnTo>
                              <a:lnTo>
                                <a:pt x="30184" y="25521"/>
                              </a:lnTo>
                              <a:cubicBezTo>
                                <a:pt x="31345" y="29581"/>
                                <a:pt x="33086" y="35381"/>
                                <a:pt x="33086" y="35381"/>
                              </a:cubicBezTo>
                              <a:cubicBezTo>
                                <a:pt x="33086" y="35381"/>
                                <a:pt x="34828" y="29581"/>
                                <a:pt x="35988" y="25521"/>
                              </a:cubicBezTo>
                              <a:lnTo>
                                <a:pt x="44695" y="0"/>
                              </a:lnTo>
                              <a:lnTo>
                                <a:pt x="60956" y="0"/>
                              </a:lnTo>
                              <a:lnTo>
                                <a:pt x="65599" y="60322"/>
                              </a:lnTo>
                              <a:lnTo>
                                <a:pt x="51088" y="60322"/>
                              </a:lnTo>
                              <a:lnTo>
                                <a:pt x="49346" y="33061"/>
                              </a:lnTo>
                              <a:cubicBezTo>
                                <a:pt x="48766" y="29001"/>
                                <a:pt x="49346" y="23201"/>
                                <a:pt x="49346" y="23201"/>
                              </a:cubicBezTo>
                              <a:cubicBezTo>
                                <a:pt x="49346" y="23201"/>
                                <a:pt x="47017" y="29001"/>
                                <a:pt x="45856" y="33061"/>
                              </a:cubicBezTo>
                              <a:lnTo>
                                <a:pt x="39471" y="50461"/>
                              </a:lnTo>
                              <a:lnTo>
                                <a:pt x="26701" y="50461"/>
                              </a:lnTo>
                              <a:lnTo>
                                <a:pt x="20316" y="33061"/>
                              </a:lnTo>
                              <a:cubicBezTo>
                                <a:pt x="18575" y="29581"/>
                                <a:pt x="16833" y="23201"/>
                                <a:pt x="16833" y="23201"/>
                              </a:cubicBezTo>
                              <a:cubicBezTo>
                                <a:pt x="16833" y="23201"/>
                                <a:pt x="17414" y="28421"/>
                                <a:pt x="16833" y="33061"/>
                              </a:cubicBezTo>
                              <a:lnTo>
                                <a:pt x="15092" y="60322"/>
                              </a:lnTo>
                              <a:lnTo>
                                <a:pt x="0" y="60322"/>
                              </a:lnTo>
                              <a:lnTo>
                                <a:pt x="52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1" name="Shape 13151"/>
                      <wps:cNvSpPr/>
                      <wps:spPr>
                        <a:xfrm>
                          <a:off x="935789" y="243103"/>
                          <a:ext cx="5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">
                              <a:moveTo>
                                <a:pt x="580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2" name="Shape 13152"/>
                      <wps:cNvSpPr/>
                      <wps:spPr>
                        <a:xfrm>
                          <a:off x="1042594" y="183942"/>
                          <a:ext cx="21767" cy="59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67" h="59162">
                              <a:moveTo>
                                <a:pt x="0" y="0"/>
                              </a:moveTo>
                              <a:lnTo>
                                <a:pt x="20897" y="0"/>
                              </a:lnTo>
                              <a:lnTo>
                                <a:pt x="21767" y="87"/>
                              </a:lnTo>
                              <a:lnTo>
                                <a:pt x="21767" y="12132"/>
                              </a:lnTo>
                              <a:lnTo>
                                <a:pt x="19736" y="11600"/>
                              </a:lnTo>
                              <a:lnTo>
                                <a:pt x="14512" y="11600"/>
                              </a:lnTo>
                              <a:lnTo>
                                <a:pt x="14512" y="26101"/>
                              </a:lnTo>
                              <a:lnTo>
                                <a:pt x="21477" y="26101"/>
                              </a:lnTo>
                              <a:lnTo>
                                <a:pt x="21767" y="25811"/>
                              </a:lnTo>
                              <a:lnTo>
                                <a:pt x="21767" y="39425"/>
                              </a:lnTo>
                              <a:lnTo>
                                <a:pt x="21477" y="38861"/>
                              </a:lnTo>
                              <a:lnTo>
                                <a:pt x="14512" y="38861"/>
                              </a:lnTo>
                              <a:lnTo>
                                <a:pt x="14512" y="59162"/>
                              </a:lnTo>
                              <a:lnTo>
                                <a:pt x="0" y="591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3" name="Shape 13153"/>
                      <wps:cNvSpPr/>
                      <wps:spPr>
                        <a:xfrm>
                          <a:off x="984548" y="182782"/>
                          <a:ext cx="38891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91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891" y="47561"/>
                              </a:lnTo>
                              <a:lnTo>
                                <a:pt x="38891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4" name="Shape 13154"/>
                      <wps:cNvSpPr/>
                      <wps:spPr>
                        <a:xfrm>
                          <a:off x="917795" y="182782"/>
                          <a:ext cx="51081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81" h="60322">
                              <a:moveTo>
                                <a:pt x="0" y="0"/>
                              </a:moveTo>
                              <a:lnTo>
                                <a:pt x="51081" y="0"/>
                              </a:lnTo>
                              <a:lnTo>
                                <a:pt x="51081" y="12760"/>
                              </a:lnTo>
                              <a:lnTo>
                                <a:pt x="32506" y="12760"/>
                              </a:lnTo>
                              <a:lnTo>
                                <a:pt x="32506" y="60322"/>
                              </a:lnTo>
                              <a:lnTo>
                                <a:pt x="18575" y="60322"/>
                              </a:lnTo>
                              <a:lnTo>
                                <a:pt x="18575" y="12760"/>
                              </a:lnTo>
                              <a:lnTo>
                                <a:pt x="0" y="127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5" name="Shape 13155"/>
                      <wps:cNvSpPr/>
                      <wps:spPr>
                        <a:xfrm>
                          <a:off x="823761" y="182782"/>
                          <a:ext cx="27862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62" h="60322">
                              <a:moveTo>
                                <a:pt x="0" y="0"/>
                              </a:moveTo>
                              <a:lnTo>
                                <a:pt x="7546" y="0"/>
                              </a:lnTo>
                              <a:lnTo>
                                <a:pt x="27862" y="60322"/>
                              </a:lnTo>
                              <a:lnTo>
                                <a:pt x="12770" y="60322"/>
                              </a:lnTo>
                              <a:lnTo>
                                <a:pt x="8707" y="47561"/>
                              </a:lnTo>
                              <a:lnTo>
                                <a:pt x="0" y="47561"/>
                              </a:lnTo>
                              <a:lnTo>
                                <a:pt x="0" y="35961"/>
                              </a:lnTo>
                              <a:lnTo>
                                <a:pt x="5805" y="35961"/>
                              </a:lnTo>
                              <a:lnTo>
                                <a:pt x="2322" y="24361"/>
                              </a:lnTo>
                              <a:cubicBezTo>
                                <a:pt x="1161" y="20301"/>
                                <a:pt x="0" y="13920"/>
                                <a:pt x="0" y="139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6" name="Shape 13156"/>
                      <wps:cNvSpPr/>
                      <wps:spPr>
                        <a:xfrm>
                          <a:off x="862071" y="181622"/>
                          <a:ext cx="43535" cy="62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35" h="62642">
                              <a:moveTo>
                                <a:pt x="23218" y="0"/>
                              </a:moveTo>
                              <a:cubicBezTo>
                                <a:pt x="35989" y="0"/>
                                <a:pt x="42374" y="6960"/>
                                <a:pt x="42374" y="6960"/>
                              </a:cubicBezTo>
                              <a:lnTo>
                                <a:pt x="35989" y="19140"/>
                              </a:lnTo>
                              <a:cubicBezTo>
                                <a:pt x="35989" y="19140"/>
                                <a:pt x="29603" y="13920"/>
                                <a:pt x="22638" y="13920"/>
                              </a:cubicBezTo>
                              <a:cubicBezTo>
                                <a:pt x="19736" y="13920"/>
                                <a:pt x="16253" y="15080"/>
                                <a:pt x="16253" y="18560"/>
                              </a:cubicBezTo>
                              <a:cubicBezTo>
                                <a:pt x="16253" y="26101"/>
                                <a:pt x="43535" y="24941"/>
                                <a:pt x="43535" y="44081"/>
                              </a:cubicBezTo>
                              <a:cubicBezTo>
                                <a:pt x="43535" y="53941"/>
                                <a:pt x="35408" y="62642"/>
                                <a:pt x="22058" y="62642"/>
                              </a:cubicBezTo>
                              <a:cubicBezTo>
                                <a:pt x="8126" y="62642"/>
                                <a:pt x="0" y="53941"/>
                                <a:pt x="0" y="53941"/>
                              </a:cubicBezTo>
                              <a:lnTo>
                                <a:pt x="8126" y="42341"/>
                              </a:lnTo>
                              <a:cubicBezTo>
                                <a:pt x="8126" y="42341"/>
                                <a:pt x="15092" y="48721"/>
                                <a:pt x="22638" y="48721"/>
                              </a:cubicBezTo>
                              <a:cubicBezTo>
                                <a:pt x="25540" y="48721"/>
                                <a:pt x="29023" y="47561"/>
                                <a:pt x="29023" y="44081"/>
                              </a:cubicBezTo>
                              <a:cubicBezTo>
                                <a:pt x="29023" y="37121"/>
                                <a:pt x="1741" y="37121"/>
                                <a:pt x="1741" y="18560"/>
                              </a:cubicBezTo>
                              <a:cubicBezTo>
                                <a:pt x="1741" y="7540"/>
                                <a:pt x="11029" y="0"/>
                                <a:pt x="232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7" name="Shape 13157"/>
                      <wps:cNvSpPr/>
                      <wps:spPr>
                        <a:xfrm>
                          <a:off x="1064361" y="184029"/>
                          <a:ext cx="26411" cy="59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1" h="59075">
                              <a:moveTo>
                                <a:pt x="0" y="0"/>
                              </a:moveTo>
                              <a:lnTo>
                                <a:pt x="10738" y="1073"/>
                              </a:lnTo>
                              <a:cubicBezTo>
                                <a:pt x="17704" y="3393"/>
                                <a:pt x="21767" y="9773"/>
                                <a:pt x="21767" y="18473"/>
                              </a:cubicBezTo>
                              <a:cubicBezTo>
                                <a:pt x="21767" y="24854"/>
                                <a:pt x="18285" y="31814"/>
                                <a:pt x="12480" y="34714"/>
                              </a:cubicBezTo>
                              <a:cubicBezTo>
                                <a:pt x="12480" y="34714"/>
                                <a:pt x="13641" y="35874"/>
                                <a:pt x="14802" y="38194"/>
                              </a:cubicBezTo>
                              <a:lnTo>
                                <a:pt x="26411" y="59075"/>
                              </a:lnTo>
                              <a:lnTo>
                                <a:pt x="10158" y="59075"/>
                              </a:lnTo>
                              <a:lnTo>
                                <a:pt x="0" y="39338"/>
                              </a:lnTo>
                              <a:lnTo>
                                <a:pt x="0" y="25724"/>
                              </a:lnTo>
                              <a:lnTo>
                                <a:pt x="7256" y="18473"/>
                              </a:lnTo>
                              <a:cubicBezTo>
                                <a:pt x="7256" y="16443"/>
                                <a:pt x="6820" y="14703"/>
                                <a:pt x="5442" y="13471"/>
                              </a:cubicBezTo>
                              <a:lnTo>
                                <a:pt x="0" y="120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8" name="Shape 13158"/>
                      <wps:cNvSpPr/>
                      <wps:spPr>
                        <a:xfrm>
                          <a:off x="1223117" y="182782"/>
                          <a:ext cx="25540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540" h="60322">
                              <a:moveTo>
                                <a:pt x="0" y="0"/>
                              </a:moveTo>
                              <a:lnTo>
                                <a:pt x="21477" y="0"/>
                              </a:lnTo>
                              <a:lnTo>
                                <a:pt x="25540" y="1405"/>
                              </a:lnTo>
                              <a:lnTo>
                                <a:pt x="25540" y="15262"/>
                              </a:lnTo>
                              <a:lnTo>
                                <a:pt x="20316" y="13340"/>
                              </a:lnTo>
                              <a:lnTo>
                                <a:pt x="14512" y="13340"/>
                              </a:lnTo>
                              <a:lnTo>
                                <a:pt x="14512" y="48141"/>
                              </a:lnTo>
                              <a:lnTo>
                                <a:pt x="20316" y="48141"/>
                              </a:lnTo>
                              <a:lnTo>
                                <a:pt x="25540" y="46220"/>
                              </a:lnTo>
                              <a:lnTo>
                                <a:pt x="25540" y="58917"/>
                              </a:lnTo>
                              <a:lnTo>
                                <a:pt x="21477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9" name="Shape 13159"/>
                      <wps:cNvSpPr/>
                      <wps:spPr>
                        <a:xfrm>
                          <a:off x="1133726" y="181622"/>
                          <a:ext cx="43534" cy="62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34" h="62642">
                              <a:moveTo>
                                <a:pt x="23218" y="0"/>
                              </a:moveTo>
                              <a:cubicBezTo>
                                <a:pt x="35989" y="0"/>
                                <a:pt x="42374" y="6960"/>
                                <a:pt x="42374" y="6960"/>
                              </a:cubicBezTo>
                              <a:lnTo>
                                <a:pt x="35989" y="19140"/>
                              </a:lnTo>
                              <a:cubicBezTo>
                                <a:pt x="35989" y="19140"/>
                                <a:pt x="29603" y="13920"/>
                                <a:pt x="22638" y="13920"/>
                              </a:cubicBezTo>
                              <a:cubicBezTo>
                                <a:pt x="19736" y="13920"/>
                                <a:pt x="16253" y="15080"/>
                                <a:pt x="16253" y="18560"/>
                              </a:cubicBezTo>
                              <a:cubicBezTo>
                                <a:pt x="16253" y="26101"/>
                                <a:pt x="43534" y="24941"/>
                                <a:pt x="43534" y="44081"/>
                              </a:cubicBezTo>
                              <a:cubicBezTo>
                                <a:pt x="43534" y="53941"/>
                                <a:pt x="35408" y="62642"/>
                                <a:pt x="22057" y="62642"/>
                              </a:cubicBezTo>
                              <a:cubicBezTo>
                                <a:pt x="7546" y="62642"/>
                                <a:pt x="0" y="53941"/>
                                <a:pt x="0" y="53941"/>
                              </a:cubicBezTo>
                              <a:lnTo>
                                <a:pt x="8126" y="42341"/>
                              </a:lnTo>
                              <a:cubicBezTo>
                                <a:pt x="8126" y="42341"/>
                                <a:pt x="15092" y="48721"/>
                                <a:pt x="22638" y="48721"/>
                              </a:cubicBezTo>
                              <a:cubicBezTo>
                                <a:pt x="25540" y="48721"/>
                                <a:pt x="29023" y="47561"/>
                                <a:pt x="29023" y="44081"/>
                              </a:cubicBezTo>
                              <a:cubicBezTo>
                                <a:pt x="29023" y="37121"/>
                                <a:pt x="1741" y="37121"/>
                                <a:pt x="1741" y="18560"/>
                              </a:cubicBezTo>
                              <a:cubicBezTo>
                                <a:pt x="1741" y="7540"/>
                                <a:pt x="11029" y="0"/>
                                <a:pt x="232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0" name="Shape 13160"/>
                      <wps:cNvSpPr/>
                      <wps:spPr>
                        <a:xfrm>
                          <a:off x="1104123" y="181622"/>
                          <a:ext cx="17414" cy="21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4" h="21461">
                              <a:moveTo>
                                <a:pt x="4644" y="0"/>
                              </a:moveTo>
                              <a:lnTo>
                                <a:pt x="17414" y="0"/>
                              </a:lnTo>
                              <a:lnTo>
                                <a:pt x="9868" y="21461"/>
                              </a:lnTo>
                              <a:lnTo>
                                <a:pt x="0" y="21461"/>
                              </a:lnTo>
                              <a:lnTo>
                                <a:pt x="46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1" name="Shape 13161"/>
                      <wps:cNvSpPr/>
                      <wps:spPr>
                        <a:xfrm>
                          <a:off x="1248657" y="184187"/>
                          <a:ext cx="27282" cy="57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82" h="57512">
                              <a:moveTo>
                                <a:pt x="0" y="0"/>
                              </a:moveTo>
                              <a:lnTo>
                                <a:pt x="18792" y="6498"/>
                              </a:lnTo>
                              <a:cubicBezTo>
                                <a:pt x="24234" y="11645"/>
                                <a:pt x="27282" y="19186"/>
                                <a:pt x="27282" y="28756"/>
                              </a:cubicBezTo>
                              <a:cubicBezTo>
                                <a:pt x="27282" y="38326"/>
                                <a:pt x="24234" y="45866"/>
                                <a:pt x="18792" y="51014"/>
                              </a:cubicBezTo>
                              <a:lnTo>
                                <a:pt x="0" y="57512"/>
                              </a:lnTo>
                              <a:lnTo>
                                <a:pt x="0" y="44815"/>
                              </a:lnTo>
                              <a:lnTo>
                                <a:pt x="6603" y="42386"/>
                              </a:lnTo>
                              <a:cubicBezTo>
                                <a:pt x="9433" y="39486"/>
                                <a:pt x="11029" y="35136"/>
                                <a:pt x="11029" y="29336"/>
                              </a:cubicBezTo>
                              <a:cubicBezTo>
                                <a:pt x="11029" y="23536"/>
                                <a:pt x="9433" y="19186"/>
                                <a:pt x="6603" y="16286"/>
                              </a:cubicBezTo>
                              <a:lnTo>
                                <a:pt x="0" y="138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2" name="Shape 13162"/>
                      <wps:cNvSpPr/>
                      <wps:spPr>
                        <a:xfrm>
                          <a:off x="1425697" y="183942"/>
                          <a:ext cx="21767" cy="59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67" h="59162">
                              <a:moveTo>
                                <a:pt x="0" y="0"/>
                              </a:moveTo>
                              <a:lnTo>
                                <a:pt x="20896" y="0"/>
                              </a:lnTo>
                              <a:lnTo>
                                <a:pt x="21767" y="87"/>
                              </a:lnTo>
                              <a:lnTo>
                                <a:pt x="21767" y="12132"/>
                              </a:lnTo>
                              <a:lnTo>
                                <a:pt x="19736" y="11600"/>
                              </a:lnTo>
                              <a:lnTo>
                                <a:pt x="14511" y="11600"/>
                              </a:lnTo>
                              <a:lnTo>
                                <a:pt x="14511" y="26101"/>
                              </a:lnTo>
                              <a:lnTo>
                                <a:pt x="21477" y="26101"/>
                              </a:lnTo>
                              <a:lnTo>
                                <a:pt x="21767" y="25811"/>
                              </a:lnTo>
                              <a:lnTo>
                                <a:pt x="21767" y="39425"/>
                              </a:lnTo>
                              <a:lnTo>
                                <a:pt x="21477" y="38861"/>
                              </a:lnTo>
                              <a:lnTo>
                                <a:pt x="14511" y="38861"/>
                              </a:lnTo>
                              <a:lnTo>
                                <a:pt x="14511" y="59162"/>
                              </a:lnTo>
                              <a:lnTo>
                                <a:pt x="0" y="591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3" name="Shape 13163"/>
                      <wps:cNvSpPr/>
                      <wps:spPr>
                        <a:xfrm>
                          <a:off x="1294513" y="182782"/>
                          <a:ext cx="38891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91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891" y="47561"/>
                              </a:lnTo>
                              <a:lnTo>
                                <a:pt x="38891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4" name="Shape 13164"/>
                      <wps:cNvSpPr/>
                      <wps:spPr>
                        <a:xfrm>
                          <a:off x="1348496" y="182202"/>
                          <a:ext cx="57465" cy="62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5" h="62062">
                              <a:moveTo>
                                <a:pt x="31345" y="0"/>
                              </a:moveTo>
                              <a:cubicBezTo>
                                <a:pt x="47017" y="0"/>
                                <a:pt x="54563" y="8120"/>
                                <a:pt x="54563" y="8120"/>
                              </a:cubicBezTo>
                              <a:lnTo>
                                <a:pt x="47598" y="19141"/>
                              </a:lnTo>
                              <a:cubicBezTo>
                                <a:pt x="47598" y="19141"/>
                                <a:pt x="41793" y="13340"/>
                                <a:pt x="33086" y="13340"/>
                              </a:cubicBezTo>
                              <a:cubicBezTo>
                                <a:pt x="20316" y="13340"/>
                                <a:pt x="15092" y="21461"/>
                                <a:pt x="15092" y="30161"/>
                              </a:cubicBezTo>
                              <a:cubicBezTo>
                                <a:pt x="15092" y="41761"/>
                                <a:pt x="23218" y="48721"/>
                                <a:pt x="32506" y="48721"/>
                              </a:cubicBezTo>
                              <a:cubicBezTo>
                                <a:pt x="39471" y="48721"/>
                                <a:pt x="44696" y="44081"/>
                                <a:pt x="44696" y="44081"/>
                              </a:cubicBezTo>
                              <a:lnTo>
                                <a:pt x="44696" y="39441"/>
                              </a:lnTo>
                              <a:lnTo>
                                <a:pt x="35989" y="39441"/>
                              </a:lnTo>
                              <a:lnTo>
                                <a:pt x="35989" y="26681"/>
                              </a:lnTo>
                              <a:lnTo>
                                <a:pt x="57465" y="26681"/>
                              </a:lnTo>
                              <a:lnTo>
                                <a:pt x="57465" y="60902"/>
                              </a:lnTo>
                              <a:lnTo>
                                <a:pt x="45276" y="60902"/>
                              </a:lnTo>
                              <a:lnTo>
                                <a:pt x="45276" y="59162"/>
                              </a:lnTo>
                              <a:cubicBezTo>
                                <a:pt x="45276" y="58002"/>
                                <a:pt x="45276" y="56842"/>
                                <a:pt x="45276" y="56842"/>
                              </a:cubicBezTo>
                              <a:cubicBezTo>
                                <a:pt x="45276" y="56842"/>
                                <a:pt x="39471" y="62062"/>
                                <a:pt x="29603" y="62062"/>
                              </a:cubicBezTo>
                              <a:cubicBezTo>
                                <a:pt x="13931" y="62062"/>
                                <a:pt x="0" y="50461"/>
                                <a:pt x="0" y="30741"/>
                              </a:cubicBezTo>
                              <a:cubicBezTo>
                                <a:pt x="0" y="13340"/>
                                <a:pt x="12770" y="0"/>
                                <a:pt x="3134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5" name="Shape 13165"/>
                      <wps:cNvSpPr/>
                      <wps:spPr>
                        <a:xfrm>
                          <a:off x="1549335" y="243104"/>
                          <a:ext cx="5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">
                              <a:moveTo>
                                <a:pt x="580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6" name="Shape 13166"/>
                      <wps:cNvSpPr/>
                      <wps:spPr>
                        <a:xfrm>
                          <a:off x="1491289" y="243104"/>
                          <a:ext cx="5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">
                              <a:moveTo>
                                <a:pt x="580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7" name="Shape 13167"/>
                      <wps:cNvSpPr/>
                      <wps:spPr>
                        <a:xfrm>
                          <a:off x="1447465" y="184029"/>
                          <a:ext cx="26411" cy="59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1" h="59075">
                              <a:moveTo>
                                <a:pt x="0" y="0"/>
                              </a:moveTo>
                              <a:lnTo>
                                <a:pt x="10738" y="1073"/>
                              </a:lnTo>
                              <a:cubicBezTo>
                                <a:pt x="17704" y="3393"/>
                                <a:pt x="21767" y="9773"/>
                                <a:pt x="21767" y="18474"/>
                              </a:cubicBezTo>
                              <a:cubicBezTo>
                                <a:pt x="21767" y="24854"/>
                                <a:pt x="18284" y="31814"/>
                                <a:pt x="12480" y="34714"/>
                              </a:cubicBezTo>
                              <a:cubicBezTo>
                                <a:pt x="12480" y="34714"/>
                                <a:pt x="13641" y="35874"/>
                                <a:pt x="14802" y="38194"/>
                              </a:cubicBezTo>
                              <a:lnTo>
                                <a:pt x="26411" y="59075"/>
                              </a:lnTo>
                              <a:lnTo>
                                <a:pt x="10158" y="59075"/>
                              </a:lnTo>
                              <a:lnTo>
                                <a:pt x="0" y="39338"/>
                              </a:lnTo>
                              <a:lnTo>
                                <a:pt x="0" y="25724"/>
                              </a:lnTo>
                              <a:lnTo>
                                <a:pt x="7256" y="18474"/>
                              </a:lnTo>
                              <a:cubicBezTo>
                                <a:pt x="7256" y="16443"/>
                                <a:pt x="6820" y="14703"/>
                                <a:pt x="5442" y="13471"/>
                              </a:cubicBezTo>
                              <a:lnTo>
                                <a:pt x="0" y="120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8" name="Shape 13168"/>
                      <wps:cNvSpPr/>
                      <wps:spPr>
                        <a:xfrm>
                          <a:off x="1549916" y="182782"/>
                          <a:ext cx="38310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310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310" y="47561"/>
                              </a:lnTo>
                              <a:lnTo>
                                <a:pt x="38310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" name="Shape 13169"/>
                      <wps:cNvSpPr/>
                      <wps:spPr>
                        <a:xfrm>
                          <a:off x="1491870" y="182782"/>
                          <a:ext cx="38310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310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310" y="47561"/>
                              </a:lnTo>
                              <a:lnTo>
                                <a:pt x="38310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1" name="Shape 13531"/>
                      <wps:cNvSpPr/>
                      <wps:spPr>
                        <a:xfrm>
                          <a:off x="876002" y="539201"/>
                          <a:ext cx="5508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0856" h="9144">
                              <a:moveTo>
                                <a:pt x="0" y="0"/>
                              </a:moveTo>
                              <a:lnTo>
                                <a:pt x="550856" y="0"/>
                              </a:lnTo>
                              <a:lnTo>
                                <a:pt x="5508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" name="Rectangle 13171"/>
                      <wps:cNvSpPr/>
                      <wps:spPr>
                        <a:xfrm>
                          <a:off x="3094990" y="311161"/>
                          <a:ext cx="2895605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C628F1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>Master's Degree Program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2" name="Rectangle 13172"/>
                      <wps:cNvSpPr/>
                      <wps:spPr>
                        <a:xfrm>
                          <a:off x="5271770" y="311161"/>
                          <a:ext cx="67902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0B75B7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3" name="Rectangle 13173"/>
                      <wps:cNvSpPr/>
                      <wps:spPr>
                        <a:xfrm>
                          <a:off x="3168142" y="540015"/>
                          <a:ext cx="2701949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9BD336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>in Software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4" name="Rectangle 13174"/>
                      <wps:cNvSpPr/>
                      <wps:spPr>
                        <a:xfrm>
                          <a:off x="5198618" y="540015"/>
                          <a:ext cx="67902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C5CA0C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13124" style="position:absolute;left:0;text-align:left;margin-left:0;margin-top:0;width:612pt;height:79.65pt;z-index:251658240;mso-position-horizontal-relative:page;mso-position-vertical-relative:page" coordsize="77724,10115" o:spid="_x0000_s1032" w14:anchorId="489192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">
              <v:rect id="Rectangle 13175" style="position:absolute;left:16099;top:4836;width:426;height:1562;visibility:visible;mso-wrap-style:square;v-text-anchor:top" o:spid="_x0000_s10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xpE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r8PJGP7eCTfI5S8AAAD//wMAUEsBAi0AFAAGAAgAAAAhANvh9svuAAAAhQEAABMAAAAAAAAA&#10;AAAAAAAAAAAAAFtDb250ZW50X1R5cGVzXS54bWxQSwECLQAUAAYACAAAACEAWvQsW78AAAAVAQAA&#10;CwAAAAAAAAAAAAAAAAAfAQAAX3JlbHMvLnJlbHNQSwECLQAUAAYACAAAACEAE9MaRMYAAADeAAAA&#10;DwAAAAAAAAAAAAAAAAAHAgAAZHJzL2Rvd25yZXYueG1sUEsFBgAAAAADAAMAtwAAAPoCAAAAAA==&#10;">
                <v:textbox inset="0,0,0,0">
                  <w:txbxContent>
                    <w:p w:rsidR="00B66CBE" w:rsidRDefault="009E1F66" w14:paraId="2E63F5B5" w14:textId="77777777">
                      <w:r>
                        <w:rPr>
                          <w:rFonts w:ascii="Franklin Gothic Book" w:hAnsi="Franklin Gothic Book" w:eastAsia="Franklin Gothic Book" w:cs="Franklin Gothic Book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176" style="position:absolute;left:4514;top:6268;width:425;height:1563;visibility:visible;mso-wrap-style:square;v-text-anchor:top" o:spid="_x0000_s10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YQz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3mgIr3fCDXL+BAAA//8DAFBLAQItABQABgAIAAAAIQDb4fbL7gAAAIUBAAATAAAAAAAAAAAA&#10;AAAAAAAAAABbQ29udGVudF9UeXBlc10ueG1sUEsBAi0AFAAGAAgAAAAhAFr0LFu/AAAAFQEAAAsA&#10;AAAAAAAAAAAAAAAAHwEAAF9yZWxzLy5yZWxzUEsBAi0AFAAGAAgAAAAhAOMBhDPEAAAA3gAAAA8A&#10;AAAAAAAAAAAAAAAABwIAAGRycy9kb3ducmV2LnhtbFBLBQYAAAAAAwADALcAAAD4AgAAAAA=&#10;">
                <v:textbox inset="0,0,0,0">
                  <w:txbxContent>
                    <w:p w:rsidR="00B66CBE" w:rsidRDefault="009E1F66" w14:paraId="675AF4A9" w14:textId="77777777">
                      <w:r>
                        <w:rPr>
                          <w:rFonts w:ascii="Franklin Gothic Book" w:hAnsi="Franklin Gothic Book" w:eastAsia="Franklin Gothic Book" w:cs="Franklin Gothic Book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177" style="position:absolute;left:4514;top:7701;width:425;height:1562;visibility:visible;mso-wrap-style:square;v-text-anchor:top" o:spid="_x0000_s10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">
                <v:textbox inset="0,0,0,0">
                  <w:txbxContent>
                    <w:p w:rsidR="00B66CBE" w:rsidRDefault="009E1F66" w14:paraId="7F20AF12" w14:textId="77777777">
                      <w:r>
                        <w:rPr>
                          <w:rFonts w:ascii="Franklin Gothic Book" w:hAnsi="Franklin Gothic Book" w:eastAsia="Franklin Gothic Book" w:cs="Franklin Gothic Book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3530" style="position:absolute;width:77724;height:10115;visibility:visible;mso-wrap-style:square;v-text-anchor:top" coordsize="7772400,1011555" o:spid="_x0000_s1036" fillcolor="#76cdd8" stroked="f" strokeweight="0" path="m,l7772400,r,1011555l,1011555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">
                <v:stroke miterlimit="83231f" joinstyle="miter"/>
                <v:path textboxrect="0,0,7772400,1011555" arrowok="t"/>
              </v:shape>
              <v:shape id="Shape 13126" style="position:absolute;left:9816;top:6746;width:311;height:1380;visibility:visible;mso-wrap-style:square;v-text-anchor:top" coordsize="31055,138046" o:spid="_x0000_s1037" stroked="f" strokeweight="0" path="m30184,r871,l31055,18561r-1452,c21477,18561,17414,22621,17414,30743r,28421l17994,59164r13061,l31055,76565r-13061,l17994,109045v,8121,4063,12181,12190,12181l31055,121226r,16820l30184,138046c9868,138046,,127606,,110205l,33063c,10440,10448,,3018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">
                <v:stroke miterlimit="83231f" joinstyle="miter"/>
                <v:path textboxrect="0,0,31055,138046" arrowok="t"/>
              </v:shape>
              <v:shape id="Shape 13127" style="position:absolute;left:10127;top:7680;width:333;height:446;visibility:visible;mso-wrap-style:square;v-text-anchor:top" coordsize="33376,44661" o:spid="_x0000_s1038" stroked="f" strokeweight="0" path="m14802,l33376,r,14500c33376,34801,22928,44661,3193,44661l,44661,,27841r2612,c10738,27841,14802,23781,14802,15660l148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">
                <v:stroke miterlimit="83231f" joinstyle="miter"/>
                <v:path textboxrect="0,0,33376,44661" arrowok="t"/>
              </v:shape>
              <v:shape id="Shape 13128" style="position:absolute;left:10127;top:6746;width:333;height:766;visibility:visible;mso-wrap-style:square;v-text-anchor:top" coordsize="33376,76565" o:spid="_x0000_s1039" stroked="f" strokeweight="0" path="m,l3193,c23509,,33376,10440,33376,30163r,46402l,76565,,59164r13641,l13641,30743c13641,22621,9578,18561,1451,18561l,1856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">
                <v:stroke miterlimit="83231f" joinstyle="miter"/>
                <v:path textboxrect="0,0,33376,76565" arrowok="t"/>
              </v:shape>
              <v:shape id="Shape 13129" style="position:absolute;left:10576;top:6769;width:334;height:1694;visibility:visible;mso-wrap-style:square;v-text-anchor:top" coordsize="33376,169367" o:spid="_x0000_s1040" stroked="f" strokeweight="0" path="m,l19155,r,8700c21477,6380,24524,3770,28370,1740l33376,496r,17020l19155,23201r,88164l33376,117050r,16627l28370,132536v-3846,-1885,-6893,-4350,-9215,-6670l19155,169367,,16936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">
                <v:stroke miterlimit="83231f" joinstyle="miter"/>
                <v:path textboxrect="0,0,33376,169367" arrowok="t"/>
              </v:shape>
              <v:shape id="Shape 13130" style="position:absolute;left:10910;top:6752;width:334;height:1374;visibility:visible;mso-wrap-style:square;v-text-anchor:top" coordsize="33376,137466" o:spid="_x0000_s1041" stroked="f" strokeweight="0" path="m8997,c25250,,33376,11020,33376,26681r,84104c33376,127026,25250,137466,8997,137466l,135417,,118790r3192,1276c10158,120066,14221,116586,14221,109045r,-80042c14221,21461,10158,17980,3192,17980l,19256,,2236,899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">
                <v:stroke miterlimit="83231f" joinstyle="miter"/>
                <v:path textboxrect="0,0,33376,137466" arrowok="t"/>
              </v:shape>
              <v:shape id="Shape 13131" style="position:absolute;left:11360;top:7325;width:319;height:801;visibility:visible;mso-wrap-style:square;v-text-anchor:top" coordsize="31925,80134" o:spid="_x0000_s1042" stroked="f" strokeweight="0" path="m31925,r,17164l27862,18653v-6965,2900,-9287,6380,-9287,13920l18575,52874v,6380,3482,9860,9287,9860l31925,61381r,16626l22057,80134c6966,80134,,71434,,56354l,32573c,15753,5224,9373,19736,4152l3192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">
                <v:stroke miterlimit="83231f" joinstyle="miter"/>
                <v:path textboxrect="0,0,31925,80134" arrowok="t"/>
              </v:shape>
              <v:shape id="Shape 13132" style="position:absolute;left:11354;top:6757;width:325;height:488;visibility:visible;mso-wrap-style:square;v-text-anchor:top" coordsize="32506,48724" o:spid="_x0000_s1043" stroked="f" strokeweight="0" path="m30764,r1742,l32506,17401r-1742,c22638,17400,18575,21461,18575,29583r,19141l,48724,,30163c,9860,10448,,307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">
                <v:stroke miterlimit="83231f" joinstyle="miter"/>
                <v:path textboxrect="0,0,32506,48724" arrowok="t"/>
              </v:shape>
              <v:shape id="Shape 13133" style="position:absolute;left:11679;top:6757;width:319;height:1358;visibility:visible;mso-wrap-style:square;v-text-anchor:top" coordsize="31925,135726" o:spid="_x0000_s1044" stroked="f" strokeweight="0" path="m,l1741,c22058,,31925,10440,31925,30163r,105563l13351,135726r,-8700c10738,129636,7691,132101,3918,133914l,134758,,118132r13351,-4446l13351,69024,,73916,,56752,13351,52204r,-22621c13351,21461,9287,17400,1161,17400l,1740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">
                <v:stroke miterlimit="83231f" joinstyle="miter"/>
                <v:path textboxrect="0,0,31925,135726" arrowok="t"/>
              </v:shape>
              <v:shape id="Shape 13134" style="position:absolute;left:12126;top:6752;width:1097;height:1369;visibility:visible;mso-wrap-style:square;v-text-anchor:top" coordsize="109707,136886" o:spid="_x0000_s1045" stroked="f" strokeweight="0" path="m42373,v9868,,16253,4060,19736,11020c69075,5220,76621,,87649,v14512,,22058,8700,22058,23781l109707,136306r-19155,l90552,27843v,-6962,-3483,-9863,-8707,-9863c76621,17980,70816,19721,64431,24941r,111945l45276,136886r,-108463c45276,21461,41793,18560,36569,18560v-5224,,-11029,1741,-17414,6961l19155,136886,,136886,,1740r19155,l19155,10440c24379,5220,31925,,4237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">
                <v:stroke miterlimit="83231f" joinstyle="miter"/>
                <v:path textboxrect="0,0,109707,136886" arrowok="t"/>
              </v:shape>
              <v:shape id="Shape 13135" style="position:absolute;left:9073;top:6897;width:488;height:1102;visibility:visible;mso-wrap-style:square;v-text-anchor:top" coordsize="48759,110205" o:spid="_x0000_s1046" stroked="f" strokeweight="0" path="m48759,r,24943l16833,55104,48759,85265r,24940l,64384,,46404,4875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">
                <v:stroke miterlimit="83231f" joinstyle="miter"/>
                <v:path textboxrect="0,0,48759,110205" arrowok="t"/>
              </v:shape>
              <v:shape id="Shape 13136" style="position:absolute;left:13467;top:6897;width:488;height:1102;visibility:visible;mso-wrap-style:square;v-text-anchor:top" coordsize="48758,110205" o:spid="_x0000_s1047" stroked="f" strokeweight="0" path="m,l48758,46404r,17980l,110205,,85265,31925,55104,,2494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">
                <v:stroke miterlimit="83231f" joinstyle="miter"/>
                <v:path textboxrect="0,0,48758,110205" arrowok="t"/>
              </v:shape>
              <v:shape id="Shape 13137" style="position:absolute;left:7221;top:2982;width:354;height:1131;visibility:visible;mso-wrap-style:square;v-text-anchor:top" coordsize="35412,113103" o:spid="_x0000_s1048" stroked="f" strokeweight="0" path="m,l35412,r,6960l6965,6960r,53362l35412,60322r,5800l6965,66122r,46981l,11310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">
                <v:stroke miterlimit="83231f" joinstyle="miter"/>
                <v:path textboxrect="0,0,35412,113103" arrowok="t"/>
              </v:shape>
              <v:shape id="Shape 13138" style="position:absolute;left:7575;top:2982;width:360;height:661;visibility:visible;mso-wrap-style:square;v-text-anchor:top" coordsize="35992,66122" o:spid="_x0000_s1049" stroked="f" strokeweight="0" path="m,l1738,c21481,,35992,12760,35992,33061v,20300,-14511,33061,-34254,33061l,66122,,60322r1157,c17417,60322,28446,50461,28446,33641,28446,16240,17417,6960,1157,6960l,69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">
                <v:stroke miterlimit="83231f" joinstyle="miter"/>
                <v:path textboxrect="0,0,35992,66122" arrowok="t"/>
              </v:shape>
              <v:shape id="Shape 13139" style="position:absolute;left:8353;top:2976;width:346;height:1137;visibility:visible;mso-wrap-style:square;v-text-anchor:top" coordsize="34537,113683" o:spid="_x0000_s1050" stroked="f" strokeweight="0" path="m,l33086,r1451,102l34537,7612r-1451,-72l6965,7540r,49882l6965,58002r27572,l34537,63802r-27572,l6965,113683r-6965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">
                <v:stroke miterlimit="83231f" joinstyle="miter"/>
                <v:path textboxrect="0,0,34537,113683" arrowok="t"/>
              </v:shape>
              <v:shape id="Shape 13140" style="position:absolute;left:8699;top:2977;width:397;height:1136;visibility:visible;mso-wrap-style:square;v-text-anchor:top" coordsize="39762,113581" o:spid="_x0000_s1051" stroked="f" strokeweight="0" path="m,l10884,768v3192,580,5659,1450,7981,2610c28152,8018,34537,17878,34537,30638v,16241,-9287,28421,-22638,31321l11899,62539v,,581,1160,2322,4060l39762,113581r-8127,l4934,63699,,63699,,57899r3193,c18284,57899,27572,46879,27572,31798,27572,21358,22348,13238,14221,9758,12770,8888,11174,8308,8780,7945l,751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">
                <v:stroke miterlimit="83231f" joinstyle="miter"/>
                <v:path textboxrect="0,0,39762,113581" arrowok="t"/>
              </v:shape>
              <v:shape id="Shape 13141" style="position:absolute;left:9456;top:2971;width:569;height:1164;visibility:visible;mso-wrap-style:square;v-text-anchor:top" coordsize="56885,116357" o:spid="_x0000_s1052" stroked="f" strokeweight="0" path="m56885,r,6273c29023,6273,6966,28313,6966,57314v,29581,22637,52201,49919,52781l56885,116357,35018,111881c14366,102990,,82110,,57314,,32953,14366,12508,35018,4052l5688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">
                <v:stroke miterlimit="83231f" joinstyle="miter"/>
                <v:path textboxrect="0,0,56885,116357" arrowok="t"/>
              </v:shape>
              <v:shape id="Shape 13142" style="position:absolute;left:12445;top:2976;width:346;height:1137;visibility:visible;mso-wrap-style:square;v-text-anchor:top" coordsize="34537,113683" o:spid="_x0000_s1053" stroked="f" strokeweight="0" path="m,l33086,r1451,102l34537,7612r-1451,-72l6965,7540r,49882l6965,58002r27572,l34537,63802r-27572,l6965,113683r-6965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">
                <v:stroke miterlimit="83231f" joinstyle="miter"/>
                <v:path textboxrect="0,0,34537,113683" arrowok="t"/>
              </v:shape>
              <v:shape id="Shape 13143" style="position:absolute;left:10971;top:2964;width:1016;height:1172;visibility:visible;mso-wrap-style:square;v-text-anchor:top" coordsize="101580,117163" o:spid="_x0000_s1054" stroked="f" strokeweight="0" path="m56885,580v25540,,39471,12760,39471,12760l92293,18561v,,-13931,-11601,-35408,-11601c28442,6960,7546,29581,7546,58582v,29000,20316,51621,48178,51621c80103,110203,94615,91643,94615,91643r,-22041l74299,69602r,-6380l101580,63222r,51621l94615,114843r,-9860c94615,102663,94615,100343,94615,100343r-581,c94034,100343,80103,117163,55144,117163,23799,117163,,91062,,58582,,26101,24379,,56885,58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">
                <v:stroke miterlimit="83231f" joinstyle="miter"/>
                <v:path textboxrect="0,0,101580,117163" arrowok="t"/>
              </v:shape>
              <v:shape id="Shape 13144" style="position:absolute;left:10025;top:2970;width:580;height:1166;visibility:visible;mso-wrap-style:square;v-text-anchor:top" coordsize="58046,116583" o:spid="_x0000_s1055" stroked="f" strokeweight="0" path="m580,c32506,,58046,24941,58046,57422v,33061,-26121,59161,-57466,59161l,116464r,-6261c27862,110203,49920,87002,49920,57422,49920,28421,27862,6380,,6380l,108,58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">
                <v:stroke miterlimit="83231f" joinstyle="miter"/>
                <v:path textboxrect="0,0,58046,116583" arrowok="t"/>
              </v:shape>
              <v:shape id="Shape 13145" style="position:absolute;left:13479;top:2982;width:461;height:1131;visibility:visible;mso-wrap-style:square;v-text-anchor:top" coordsize="46147,113103" o:spid="_x0000_s1056" stroked="f" strokeweight="0" path="m42374,r3773,l46147,9738r-1089,3892c44260,16385,43244,19721,42374,22041l24960,67862r21187,l46147,74242r-24089,l7546,113103r-7546,l423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">
                <v:stroke miterlimit="83231f" joinstyle="miter"/>
                <v:path textboxrect="0,0,46147,113103" arrowok="t"/>
              </v:shape>
              <v:shape id="Shape 13146" style="position:absolute;left:12791;top:2977;width:397;height:1136;visibility:visible;mso-wrap-style:square;v-text-anchor:top" coordsize="39762,113581" o:spid="_x0000_s1057" stroked="f" strokeweight="0" path="m,l10884,768v3192,580,5659,1450,7981,2610c28152,8018,34537,17878,34537,30639v,16240,-9287,28420,-22638,31320l11899,62539v,,1161,1160,2322,4060l39762,113581r-8127,l4934,63699,,63699,,57899r3193,c18285,57899,27572,46879,27572,31799,27572,21358,22348,13238,14221,9758,12770,8888,11174,8308,8780,7945l,751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">
                <v:stroke miterlimit="83231f" joinstyle="miter"/>
                <v:path textboxrect="0,0,39762,113581" arrowok="t"/>
              </v:shape>
              <v:shape id="Shape 13147" style="position:absolute;left:14750;top:2982;width:1091;height:1131;visibility:visible;mso-wrap-style:square;v-text-anchor:top" coordsize="109126,113103" o:spid="_x0000_s1058" stroked="f" strokeweight="0" path="m92873,r6966,l109126,113103r-6965,l95195,26681v-580,-5800,-580,-15081,-580,-15081l94034,11600v,,-3482,9861,-5804,15081l58046,91062r-6966,l20897,26681c18575,21461,15092,11600,15092,11600r-580,c14512,11600,14512,21461,13931,26681l6965,113103r-6965,l9287,580r6966,l49339,71342v2322,5220,5224,12760,5224,12760l55144,84102v,,2902,-7540,5224,-12760l9287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">
                <v:stroke miterlimit="83231f" joinstyle="miter"/>
                <v:path textboxrect="0,0,109126,113103" arrowok="t"/>
              </v:shape>
              <v:shape id="Shape 13148" style="position:absolute;left:13940;top:2982;width:462;height:1131;visibility:visible;mso-wrap-style:square;v-text-anchor:top" coordsize="46147,113103" o:spid="_x0000_s1059" stroked="f" strokeweight="0" path="m,l3773,,46147,113103r-7546,l24089,74242,,74242,,67862r21187,l4354,22041c2612,17400,290,8700,290,8700l,9738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">
                <v:stroke miterlimit="83231f" joinstyle="miter"/>
                <v:path textboxrect="0,0,46147,113103" arrowok="t"/>
              </v:shape>
              <v:shape id="Shape 13149" style="position:absolute;left:7953;top:1827;width:284;height:604;visibility:visible;mso-wrap-style:square;v-text-anchor:top" coordsize="28443,60322" o:spid="_x0000_s1060" stroked="f" strokeweight="0" path="m20316,r8127,l28443,13920v-581,,-1742,6961,-2322,10441l22638,35961r5805,l28443,47561r-9868,l15092,60322,,60322,203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">
                <v:stroke miterlimit="83231f" joinstyle="miter"/>
                <v:path textboxrect="0,0,28443,60322" arrowok="t"/>
              </v:shape>
              <v:shape id="Shape 13150" style="position:absolute;left:7163;top:1827;width:656;height:604;visibility:visible;mso-wrap-style:square;v-text-anchor:top" coordsize="65599,60322" o:spid="_x0000_s1061" stroked="f" strokeweight="0" path="m5224,l21477,r8707,25521c31345,29581,33086,35381,33086,35381v,,1742,-5800,2902,-9860l44695,,60956,r4643,60322l51088,60322,49346,33061v-580,-4060,,-9860,,-9860c49346,23201,47017,29001,45856,33061l39471,50461r-12770,l20316,33061c18575,29581,16833,23201,16833,23201v,,581,5220,,9860l15092,60322,,60322,522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">
                <v:stroke miterlimit="83231f" joinstyle="miter"/>
                <v:path textboxrect="0,0,65599,60322" arrowok="t"/>
              </v:shape>
              <v:shape id="Shape 13151" style="position:absolute;left:9357;top:2431;width:6;height:0;visibility:visible;mso-wrap-style:square;v-text-anchor:top" coordsize="580,0" o:spid="_x0000_s1062" stroked="f" strokeweight="0" path="m580,l,,58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">
                <v:stroke miterlimit="83231f" joinstyle="miter"/>
                <v:path textboxrect="0,0,580,0" arrowok="t"/>
              </v:shape>
              <v:shape id="Shape 13152" style="position:absolute;left:10425;top:1839;width:218;height:592;visibility:visible;mso-wrap-style:square;v-text-anchor:top" coordsize="21767,59162" o:spid="_x0000_s1063" stroked="f" strokeweight="0" path="m,l20897,r870,87l21767,12132r-2031,-532l14512,11600r,14501l21477,26101r290,-290l21767,39425r-290,-564l14512,38861r,20301l,5916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">
                <v:stroke miterlimit="83231f" joinstyle="miter"/>
                <v:path textboxrect="0,0,21767,59162" arrowok="t"/>
              </v:shape>
              <v:shape id="Shape 13153" style="position:absolute;left:9845;top:1827;width:389;height:604;visibility:visible;mso-wrap-style:square;v-text-anchor:top" coordsize="38891,60322" o:spid="_x0000_s1064" stroked="f" strokeweight="0" path="m,l37730,r,12760l14512,12760r,10441l33086,23201r,12760l14512,35961r,11600l38891,47561r,12761l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">
                <v:stroke miterlimit="83231f" joinstyle="miter"/>
                <v:path textboxrect="0,0,38891,60322" arrowok="t"/>
              </v:shape>
              <v:shape id="Shape 13154" style="position:absolute;left:9177;top:1827;width:511;height:604;visibility:visible;mso-wrap-style:square;v-text-anchor:top" coordsize="51081,60322" o:spid="_x0000_s1065" stroked="f" strokeweight="0" path="m,l51081,r,12760l32506,12760r,47562l18575,60322r,-47562l,127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">
                <v:stroke miterlimit="83231f" joinstyle="miter"/>
                <v:path textboxrect="0,0,51081,60322" arrowok="t"/>
              </v:shape>
              <v:shape id="Shape 13155" style="position:absolute;left:8237;top:1827;width:279;height:604;visibility:visible;mso-wrap-style:square;v-text-anchor:top" coordsize="27862,60322" o:spid="_x0000_s1066" stroked="f" strokeweight="0" path="m,l7546,,27862,60322r-15092,l8707,47561,,47561,,35961r5805,l2322,24361c1161,20301,,13920,,13920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">
                <v:stroke miterlimit="83231f" joinstyle="miter"/>
                <v:path textboxrect="0,0,27862,60322" arrowok="t"/>
              </v:shape>
              <v:shape id="Shape 13156" style="position:absolute;left:8620;top:1816;width:436;height:626;visibility:visible;mso-wrap-style:square;v-text-anchor:top" coordsize="43535,62642" o:spid="_x0000_s1067" stroked="f" strokeweight="0" path="m23218,c35989,,42374,6960,42374,6960l35989,19140v,,-6386,-5220,-13351,-5220c19736,13920,16253,15080,16253,18560v,7541,27282,6381,27282,25521c43535,53941,35408,62642,22058,62642,8126,62642,,53941,,53941l8126,42341v,,6966,6380,14512,6380c25540,48721,29023,47561,29023,44081,29023,37121,1741,37121,1741,18560,1741,7540,11029,,2321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">
                <v:stroke miterlimit="83231f" joinstyle="miter"/>
                <v:path textboxrect="0,0,43535,62642" arrowok="t"/>
              </v:shape>
              <v:shape id="Shape 13157" style="position:absolute;left:10643;top:1840;width:264;height:591;visibility:visible;mso-wrap-style:square;v-text-anchor:top" coordsize="26411,59075" o:spid="_x0000_s1068" stroked="f" strokeweight="0" path="m,l10738,1073v6966,2320,11029,8700,11029,17400c21767,24854,18285,31814,12480,34714v,,1161,1160,2322,3480l26411,59075r-16253,l,39338,,25724,7256,18473v,-2030,-436,-3770,-1814,-5002l,1204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">
                <v:stroke miterlimit="83231f" joinstyle="miter"/>
                <v:path textboxrect="0,0,26411,59075" arrowok="t"/>
              </v:shape>
              <v:shape id="Shape 13158" style="position:absolute;left:12231;top:1827;width:255;height:604;visibility:visible;mso-wrap-style:square;v-text-anchor:top" coordsize="25540,60322" o:spid="_x0000_s1069" stroked="f" strokeweight="0" path="m,l21477,r4063,1405l25540,15262,20316,13340r-5804,l14512,48141r5804,l25540,46220r,12697l21477,60322,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">
                <v:stroke miterlimit="83231f" joinstyle="miter"/>
                <v:path textboxrect="0,0,25540,60322" arrowok="t"/>
              </v:shape>
              <v:shape id="Shape 13159" style="position:absolute;left:11337;top:1816;width:435;height:626;visibility:visible;mso-wrap-style:square;v-text-anchor:top" coordsize="43534,62642" o:spid="_x0000_s1070" stroked="f" strokeweight="0" path="m23218,c35989,,42374,6960,42374,6960l35989,19140v,,-6386,-5220,-13351,-5220c19736,13920,16253,15080,16253,18560v,7541,27281,6381,27281,25521c43534,53941,35408,62642,22057,62642,7546,62642,,53941,,53941l8126,42341v,,6966,6380,14512,6380c25540,48721,29023,47561,29023,44081,29023,37121,1741,37121,1741,18560,1741,7540,11029,,2321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">
                <v:stroke miterlimit="83231f" joinstyle="miter"/>
                <v:path textboxrect="0,0,43534,62642" arrowok="t"/>
              </v:shape>
              <v:shape id="Shape 13160" style="position:absolute;left:11041;top:1816;width:174;height:214;visibility:visible;mso-wrap-style:square;v-text-anchor:top" coordsize="17414,21461" o:spid="_x0000_s1071" stroked="f" strokeweight="0" path="m4644,l17414,,9868,21461,,21461,46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">
                <v:stroke miterlimit="83231f" joinstyle="miter"/>
                <v:path textboxrect="0,0,17414,21461" arrowok="t"/>
              </v:shape>
              <v:shape id="Shape 13161" style="position:absolute;left:12486;top:1841;width:273;height:575;visibility:visible;mso-wrap-style:square;v-text-anchor:top" coordsize="27282,57512" o:spid="_x0000_s1072" stroked="f" strokeweight="0" path="m,l18792,6498v5442,5147,8490,12688,8490,22258c27282,38326,24234,45866,18792,51014l,57512,,44815,6603,42386v2830,-2900,4426,-7250,4426,-13050c11029,23536,9433,19186,6603,16286l,1385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">
                <v:stroke miterlimit="83231f" joinstyle="miter"/>
                <v:path textboxrect="0,0,27282,57512" arrowok="t"/>
              </v:shape>
              <v:shape id="Shape 13162" style="position:absolute;left:14256;top:1839;width:218;height:592;visibility:visible;mso-wrap-style:square;v-text-anchor:top" coordsize="21767,59162" o:spid="_x0000_s1073" stroked="f" strokeweight="0" path="m,l20896,r871,87l21767,12132r-2031,-532l14511,11600r,14501l21477,26101r290,-290l21767,39425r-290,-564l14511,38861r,20301l,5916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">
                <v:stroke miterlimit="83231f" joinstyle="miter"/>
                <v:path textboxrect="0,0,21767,59162" arrowok="t"/>
              </v:shape>
              <v:shape id="Shape 13163" style="position:absolute;left:12945;top:1827;width:389;height:604;visibility:visible;mso-wrap-style:square;v-text-anchor:top" coordsize="38891,60322" o:spid="_x0000_s1074" stroked="f" strokeweight="0" path="m,l37730,r,12760l14512,12760r,10441l33086,23201r,12760l14512,35961r,11600l38891,47561r,12761l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">
                <v:stroke miterlimit="83231f" joinstyle="miter"/>
                <v:path textboxrect="0,0,38891,60322" arrowok="t"/>
              </v:shape>
              <v:shape id="Shape 13164" style="position:absolute;left:13484;top:1822;width:575;height:620;visibility:visible;mso-wrap-style:square;v-text-anchor:top" coordsize="57465,62062" o:spid="_x0000_s1075" stroked="f" strokeweight="0" path="m31345,c47017,,54563,8120,54563,8120l47598,19141v,,-5805,-5801,-14512,-5801c20316,13340,15092,21461,15092,30161v,11600,8126,18560,17414,18560c39471,48721,44696,44081,44696,44081r,-4640l35989,39441r,-12760l57465,26681r,34221l45276,60902r,-1740c45276,58002,45276,56842,45276,56842v,,-5805,5220,-15673,5220c13931,62062,,50461,,30741,,13340,12770,,3134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">
                <v:stroke miterlimit="83231f" joinstyle="miter"/>
                <v:path textboxrect="0,0,57465,62062" arrowok="t"/>
              </v:shape>
              <v:shape id="Shape 13165" style="position:absolute;left:15493;top:2431;width:6;height:0;visibility:visible;mso-wrap-style:square;v-text-anchor:top" coordsize="580,0" o:spid="_x0000_s1076" stroked="f" strokeweight="0" path="m580,l,,58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">
                <v:stroke miterlimit="83231f" joinstyle="miter"/>
                <v:path textboxrect="0,0,580,0" arrowok="t"/>
              </v:shape>
              <v:shape id="Shape 13166" style="position:absolute;left:14912;top:2431;width:6;height:0;visibility:visible;mso-wrap-style:square;v-text-anchor:top" coordsize="580,0" o:spid="_x0000_s1077" stroked="f" strokeweight="0" path="m580,l,,58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">
                <v:stroke miterlimit="83231f" joinstyle="miter"/>
                <v:path textboxrect="0,0,580,0" arrowok="t"/>
              </v:shape>
              <v:shape id="Shape 13167" style="position:absolute;left:14474;top:1840;width:264;height:591;visibility:visible;mso-wrap-style:square;v-text-anchor:top" coordsize="26411,59075" o:spid="_x0000_s1078" stroked="f" strokeweight="0" path="m,l10738,1073v6966,2320,11029,8700,11029,17401c21767,24854,18284,31814,12480,34714v,,1161,1160,2322,3480l26411,59075r-16253,l,39338,,25724,7256,18474v,-2031,-436,-3771,-1814,-5003l,1204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">
                <v:stroke miterlimit="83231f" joinstyle="miter"/>
                <v:path textboxrect="0,0,26411,59075" arrowok="t"/>
              </v:shape>
              <v:shape id="Shape 13168" style="position:absolute;left:15499;top:1827;width:383;height:604;visibility:visible;mso-wrap-style:square;v-text-anchor:top" coordsize="38310,60322" o:spid="_x0000_s1079" stroked="f" strokeweight="0" path="m,l37730,r,12760l14512,12760r,10441l33086,23201r,12760l14512,35961r,11600l38310,47561r,12761l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">
                <v:stroke miterlimit="83231f" joinstyle="miter"/>
                <v:path textboxrect="0,0,38310,60322" arrowok="t"/>
              </v:shape>
              <v:shape id="Shape 13169" style="position:absolute;left:14918;top:1827;width:383;height:604;visibility:visible;mso-wrap-style:square;v-text-anchor:top" coordsize="38310,60322" o:spid="_x0000_s1080" stroked="f" strokeweight="0" path="m,l37730,r,12760l14512,12760r,10441l33086,23201r,12760l14512,35961r,11600l38310,47561r,12761l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">
                <v:stroke miterlimit="83231f" joinstyle="miter"/>
                <v:path textboxrect="0,0,38310,60322" arrowok="t"/>
              </v:shape>
              <v:shape id="Shape 13531" style="position:absolute;left:8760;top:5392;width:5508;height:91;visibility:visible;mso-wrap-style:square;v-text-anchor:top" coordsize="550856,9144" o:spid="_x0000_s1081" stroked="f" strokeweight="0" path="m,l55085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">
                <v:stroke miterlimit="83231f" joinstyle="miter"/>
                <v:path textboxrect="0,0,550856,9144" arrowok="t"/>
              </v:shape>
              <v:rect id="Rectangle 13171" style="position:absolute;left:30949;top:3111;width:28956;height:2492;visibility:visible;mso-wrap-style:square;v-text-anchor:top" o:spid="_x0000_s108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BxH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vCdzeCTfI2R8AAAD//wMAUEsBAi0AFAAGAAgAAAAhANvh9svuAAAAhQEAABMAAAAAAAAA&#10;AAAAAAAAAAAAAFtDb250ZW50X1R5cGVzXS54bWxQSwECLQAUAAYACAAAACEAWvQsW78AAAAVAQAA&#10;CwAAAAAAAAAAAAAAAAAfAQAAX3JlbHMvLnJlbHNQSwECLQAUAAYACAAAACEAbOgcR8YAAADeAAAA&#10;DwAAAAAAAAAAAAAAAAAHAgAAZHJzL2Rvd25yZXYueG1sUEsFBgAAAAADAAMAtwAAAPoCAAAAAA==&#10;">
                <v:textbox inset="0,0,0,0">
                  <w:txbxContent>
                    <w:p w:rsidR="00B66CBE" w:rsidRDefault="009E1F66" w14:paraId="48C628F1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32"/>
                        </w:rPr>
                        <w:t>Master's Degree Program</w:t>
                      </w:r>
                    </w:p>
                  </w:txbxContent>
                </v:textbox>
              </v:rect>
              <v:rect id="Rectangle 13172" style="position:absolute;left:52717;top:3111;width:679;height:2492;visibility:visible;mso-wrap-style:square;v-text-anchor:top" o:spid="_x0000_s108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oIw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3qgPr3fCDXL+BAAA//8DAFBLAQItABQABgAIAAAAIQDb4fbL7gAAAIUBAAATAAAAAAAAAAAA&#10;AAAAAAAAAABbQ29udGVudF9UeXBlc10ueG1sUEsBAi0AFAAGAAgAAAAhAFr0LFu/AAAAFQEAAAsA&#10;AAAAAAAAAAAAAAAAHwEAAF9yZWxzLy5yZWxzUEsBAi0AFAAGAAgAAAAhAJw6gjDEAAAA3gAAAA8A&#10;AAAAAAAAAAAAAAAABwIAAGRycy9kb3ducmV2LnhtbFBLBQYAAAAAAwADALcAAAD4AgAAAAA=&#10;">
                <v:textbox inset="0,0,0,0">
                  <w:txbxContent>
                    <w:p w:rsidR="00B66CBE" w:rsidRDefault="009E1F66" w14:paraId="0A0B75B7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13173" style="position:absolute;left:31681;top:5400;width:27019;height:2492;visibility:visible;mso-wrap-style:square;v-text-anchor:top" o:spid="_x0000_s108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ier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3mgAr3fCDXL+BAAA//8DAFBLAQItABQABgAIAAAAIQDb4fbL7gAAAIUBAAATAAAAAAAAAAAA&#10;AAAAAAAAAABbQ29udGVudF9UeXBlc10ueG1sUEsBAi0AFAAGAAgAAAAhAFr0LFu/AAAAFQEAAAsA&#10;AAAAAAAAAAAAAAAAHwEAAF9yZWxzLy5yZWxzUEsBAi0AFAAGAAgAAAAhAPN2J6vEAAAA3gAAAA8A&#10;AAAAAAAAAAAAAAAABwIAAGRycy9kb3ducmV2LnhtbFBLBQYAAAAAAwADALcAAAD4AgAAAAA=&#10;">
                <v:textbox inset="0,0,0,0">
                  <w:txbxContent>
                    <w:p w:rsidR="00B66CBE" w:rsidRDefault="009E1F66" w14:paraId="129BD336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32"/>
                        </w:rPr>
                        <w:t>in Software Engineering</w:t>
                      </w:r>
                    </w:p>
                  </w:txbxContent>
                </v:textbox>
              </v:rect>
              <v:rect id="Rectangle 13174" style="position:absolute;left:51986;top:5400;width:679;height:2492;visibility:visible;mso-wrap-style:square;v-text-anchor:top" o:spid="_x0000_s108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7/f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r8PJGP7eCTfI5S8AAAD//wMAUEsBAi0AFAAGAAgAAAAhANvh9svuAAAAhQEAABMAAAAAAAAA&#10;AAAAAAAAAAAAAFtDb250ZW50X1R5cGVzXS54bWxQSwECLQAUAAYACAAAACEAWvQsW78AAAAVAQAA&#10;CwAAAAAAAAAAAAAAAAAfAQAAX3JlbHMvLnJlbHNQSwECLQAUAAYACAAAACEAfJ+/38YAAADeAAAA&#10;DwAAAAAAAAAAAAAAAAAHAgAAZHJzL2Rvd25yZXYueG1sUEsFBgAAAAADAAMAtwAAAPoCAAAAAA==&#10;">
                <v:textbox inset="0,0,0,0">
                  <w:txbxContent>
                    <w:p w:rsidR="00B66CBE" w:rsidRDefault="009E1F66" w14:paraId="1CC5CA0C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2BF088D6" w14:textId="77777777" w:rsidR="00B66CBE" w:rsidRDefault="009E1F66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6D67C6F0" wp14:editId="4147CB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178" name="Group 13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13178" style="position:absolute;margin-left:0;margin-top:0;width:0;height:0;z-index:-251657216;mso-position-horizontal-relative:page;mso-position-vertical-relative:page" coordsize="1,1" o:spid="_x0000_s1026" w14:anchorId="69A69E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E62202" w14:textId="77777777" w:rsidR="005E70F9" w:rsidRDefault="005E70F9" w:rsidP="005E70F9"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5CB3539B" wp14:editId="669B59F1">
              <wp:simplePos x="0" y="0"/>
              <wp:positionH relativeFrom="column">
                <wp:posOffset>3425190</wp:posOffset>
              </wp:positionH>
              <wp:positionV relativeFrom="paragraph">
                <wp:posOffset>-266700</wp:posOffset>
              </wp:positionV>
              <wp:extent cx="5012690" cy="6477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12690" cy="647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6F24DD" w14:textId="77777777" w:rsidR="005E70F9" w:rsidRPr="00C9031E" w:rsidRDefault="005E70F9" w:rsidP="005E70F9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</w:pP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 xml:space="preserve">Mastering Advanced 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br/>
                          </w: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>Software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id="_x0000_t202" coordsize="21600,21600" o:spt="202" path="m,l,21600r21600,l21600,xe" w14:anchorId="5CB3539B">
              <v:stroke joinstyle="miter"/>
              <v:path gradientshapeok="t" o:connecttype="rect"/>
            </v:shapetype>
            <v:shape id="Text Box 3" style="position:absolute;margin-left:269.7pt;margin-top:-21pt;width:394.7pt;height:51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8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">
              <v:textbox>
                <w:txbxContent>
                  <w:p w:rsidRPr="00C9031E" w:rsidR="005E70F9" w:rsidP="005E70F9" w:rsidRDefault="005E70F9" w14:paraId="736F24DD" w14:textId="77777777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</w:pP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 xml:space="preserve">Mastering Advanced </w:t>
                    </w:r>
                    <w:r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br/>
                    </w: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>Software Engineering</w:t>
                    </w:r>
                  </w:p>
                </w:txbxContent>
              </v:textbox>
            </v:shape>
          </w:pict>
        </mc:Fallback>
      </mc:AlternateContent>
    </w:r>
    <w:r w:rsidRPr="00C9031E">
      <w:rPr>
        <w:noProof/>
        <w:lang w:val="ru-RU" w:eastAsia="ru-RU"/>
      </w:rPr>
      <w:drawing>
        <wp:anchor distT="0" distB="0" distL="114300" distR="114300" simplePos="0" relativeHeight="251658250" behindDoc="0" locked="0" layoutInCell="1" allowOverlap="1" wp14:anchorId="70D65D52" wp14:editId="6AC70CC5">
          <wp:simplePos x="0" y="0"/>
          <wp:positionH relativeFrom="column">
            <wp:posOffset>-323850</wp:posOffset>
          </wp:positionH>
          <wp:positionV relativeFrom="paragraph">
            <wp:posOffset>-193040</wp:posOffset>
          </wp:positionV>
          <wp:extent cx="1689735" cy="478790"/>
          <wp:effectExtent l="0" t="0" r="0" b="0"/>
          <wp:wrapThrough wrapText="bothSides">
            <wp:wrapPolygon edited="0">
              <wp:start x="7306" y="3438"/>
              <wp:lineTo x="6088" y="6875"/>
              <wp:lineTo x="6331" y="11172"/>
              <wp:lineTo x="8767" y="17188"/>
              <wp:lineTo x="9984" y="17188"/>
              <wp:lineTo x="14124" y="13751"/>
              <wp:lineTo x="15342" y="9454"/>
              <wp:lineTo x="14124" y="3438"/>
              <wp:lineTo x="7306" y="3438"/>
            </wp:wrapPolygon>
          </wp:wrapThrough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EPAM-MastersDegreeProgram_White.sv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a14="http://schemas.microsoft.com/office/drawing/2010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rcRect t="55834" b="15810"/>
                  <a:stretch/>
                </pic:blipFill>
                <pic:spPr bwMode="auto">
                  <a:xfrm>
                    <a:off x="0" y="0"/>
                    <a:ext cx="1689735" cy="4787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7141D6AD" wp14:editId="05D5A775">
              <wp:simplePos x="0" y="0"/>
              <wp:positionH relativeFrom="page">
                <wp:posOffset>-53340</wp:posOffset>
              </wp:positionH>
              <wp:positionV relativeFrom="paragraph">
                <wp:posOffset>-497840</wp:posOffset>
              </wp:positionV>
              <wp:extent cx="7893050" cy="1022985"/>
              <wp:effectExtent l="0" t="0" r="0" b="571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050" cy="1022985"/>
                      </a:xfrm>
                      <a:prstGeom prst="rect">
                        <a:avLst/>
                      </a:prstGeom>
                      <a:solidFill>
                        <a:srgbClr val="76CDD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id="Прямоугольник 19" style="position:absolute;margin-left:-4.2pt;margin-top:-39.2pt;width:621.5pt;height:80.5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76cdd8" stroked="f" strokeweight="1pt" w14:anchorId="72ECE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">
              <w10:wrap anchorx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6" behindDoc="1" locked="0" layoutInCell="1" allowOverlap="1" wp14:anchorId="7085E9AD" wp14:editId="5C627833">
              <wp:simplePos x="0" y="0"/>
              <wp:positionH relativeFrom="page">
                <wp:posOffset>4446</wp:posOffset>
              </wp:positionH>
              <wp:positionV relativeFrom="page">
                <wp:posOffset>9790175</wp:posOffset>
              </wp:positionV>
              <wp:extent cx="7767954" cy="261848"/>
              <wp:effectExtent l="0" t="0" r="0" b="0"/>
              <wp:wrapNone/>
              <wp:docPr id="5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7954" cy="261848"/>
                        <a:chOff x="0" y="0"/>
                        <a:chExt cx="7767954" cy="261848"/>
                      </a:xfrm>
                    </wpg:grpSpPr>
                    <wps:wsp>
                      <wps:cNvPr id="6" name="Shape 13524"/>
                      <wps:cNvSpPr/>
                      <wps:spPr>
                        <a:xfrm>
                          <a:off x="0" y="5307"/>
                          <a:ext cx="7767954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7954" h="256540">
                              <a:moveTo>
                                <a:pt x="0" y="0"/>
                              </a:moveTo>
                              <a:lnTo>
                                <a:pt x="7767954" y="0"/>
                              </a:lnTo>
                              <a:lnTo>
                                <a:pt x="7767954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4634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5" style="position:absolute;margin-left:.35pt;margin-top:770.9pt;width:611.65pt;height:20.6pt;z-index:-251642880;mso-position-horizontal-relative:page;mso-position-vertical-relative:page" coordsize="77679,2618" o:spid="_x0000_s1026" w14:anchorId="63231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">
              <v:shape id="Shape 13524" style="position:absolute;top:53;width:77679;height:2565;visibility:visible;mso-wrap-style:square;v-text-anchor:top" coordsize="7767954,256540" o:spid="_x0000_s1027" fillcolor="#76cdd8" stroked="f" strokeweight="0" path="m,l7767954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">
                <v:stroke miterlimit="83231f" joinstyle="miter"/>
                <v:path textboxrect="0,0,7767954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7" style="position:absolute;left:2546;width:18440;height:216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">
                <v:imagedata o:title="" r:id="rId4"/>
              </v:shape>
              <w10:wrap anchorx="page" anchory="page"/>
            </v:group>
          </w:pict>
        </mc:Fallback>
      </mc:AlternateContent>
    </w:r>
  </w:p>
  <w:p w14:paraId="7180DB6F" w14:textId="67CE6114" w:rsidR="00B66CBE" w:rsidRPr="005E70F9" w:rsidRDefault="00B66CBE" w:rsidP="005E70F9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79AE7A" w14:textId="477D7AD2" w:rsidR="00B66CBE" w:rsidRDefault="005E70F9"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9" behindDoc="0" locked="0" layoutInCell="1" allowOverlap="1" wp14:anchorId="586D6B95" wp14:editId="53F0F7E2">
              <wp:simplePos x="0" y="0"/>
              <wp:positionH relativeFrom="column">
                <wp:posOffset>3425190</wp:posOffset>
              </wp:positionH>
              <wp:positionV relativeFrom="paragraph">
                <wp:posOffset>-266700</wp:posOffset>
              </wp:positionV>
              <wp:extent cx="5012690" cy="647700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12690" cy="647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16D76" w14:textId="77777777" w:rsidR="005E70F9" w:rsidRPr="00C9031E" w:rsidRDefault="005E70F9" w:rsidP="005E70F9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</w:pP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 xml:space="preserve">Mastering Advanced 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br/>
                          </w: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>Software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id="_x0000_t202" coordsize="21600,21600" o:spt="202" path="m,l,21600r21600,l21600,xe" w14:anchorId="586D6B95">
              <v:stroke joinstyle="miter"/>
              <v:path gradientshapeok="t" o:connecttype="rect"/>
            </v:shapetype>
            <v:shape id="Text Box 23" style="position:absolute;margin-left:269.7pt;margin-top:-21pt;width:394.7pt;height:51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10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">
              <v:textbox>
                <w:txbxContent>
                  <w:p w:rsidRPr="00C9031E" w:rsidR="005E70F9" w:rsidP="005E70F9" w:rsidRDefault="005E70F9" w14:paraId="1A616D76" w14:textId="77777777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</w:pP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 xml:space="preserve">Mastering Advanced </w:t>
                    </w:r>
                    <w:r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br/>
                    </w: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>Software Engineering</w:t>
                    </w:r>
                  </w:p>
                </w:txbxContent>
              </v:textbox>
            </v:shape>
          </w:pict>
        </mc:Fallback>
      </mc:AlternateContent>
    </w:r>
    <w:r w:rsidRPr="00C9031E">
      <w:rPr>
        <w:noProof/>
        <w:lang w:val="ru-RU" w:eastAsia="ru-RU"/>
      </w:rPr>
      <w:drawing>
        <wp:anchor distT="0" distB="0" distL="114300" distR="114300" simplePos="0" relativeHeight="251658251" behindDoc="0" locked="0" layoutInCell="1" allowOverlap="1" wp14:anchorId="76BA4992" wp14:editId="38270190">
          <wp:simplePos x="0" y="0"/>
          <wp:positionH relativeFrom="column">
            <wp:posOffset>-323850</wp:posOffset>
          </wp:positionH>
          <wp:positionV relativeFrom="paragraph">
            <wp:posOffset>-193040</wp:posOffset>
          </wp:positionV>
          <wp:extent cx="1689735" cy="478790"/>
          <wp:effectExtent l="0" t="0" r="0" b="0"/>
          <wp:wrapThrough wrapText="bothSides">
            <wp:wrapPolygon edited="0">
              <wp:start x="7306" y="3438"/>
              <wp:lineTo x="6088" y="6875"/>
              <wp:lineTo x="6331" y="11172"/>
              <wp:lineTo x="8767" y="17188"/>
              <wp:lineTo x="9984" y="17188"/>
              <wp:lineTo x="14124" y="13751"/>
              <wp:lineTo x="15342" y="9454"/>
              <wp:lineTo x="14124" y="3438"/>
              <wp:lineTo x="7306" y="3438"/>
            </wp:wrapPolygon>
          </wp:wrapThrough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EPAM-MastersDegreeProgram_White.sv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a14="http://schemas.microsoft.com/office/drawing/2010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rcRect t="55834" b="15810"/>
                  <a:stretch/>
                </pic:blipFill>
                <pic:spPr bwMode="auto">
                  <a:xfrm>
                    <a:off x="0" y="0"/>
                    <a:ext cx="1689735" cy="4787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E0ED77E" wp14:editId="382D128E">
              <wp:simplePos x="0" y="0"/>
              <wp:positionH relativeFrom="page">
                <wp:posOffset>-53340</wp:posOffset>
              </wp:positionH>
              <wp:positionV relativeFrom="paragraph">
                <wp:posOffset>-497840</wp:posOffset>
              </wp:positionV>
              <wp:extent cx="7893050" cy="1022985"/>
              <wp:effectExtent l="0" t="0" r="0" b="5715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050" cy="1022985"/>
                      </a:xfrm>
                      <a:prstGeom prst="rect">
                        <a:avLst/>
                      </a:prstGeom>
                      <a:solidFill>
                        <a:srgbClr val="76CDD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id="Прямоугольник 19" style="position:absolute;margin-left:-4.2pt;margin-top:-39.2pt;width:621.5pt;height:80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76cdd8" stroked="f" strokeweight="1pt" w14:anchorId="1EEE57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">
              <w10:wrap anchorx="page"/>
            </v:rect>
          </w:pict>
        </mc:Fallback>
      </mc:AlternateContent>
    </w:r>
    <w:r w:rsidR="009E1F66"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3" behindDoc="1" locked="0" layoutInCell="1" allowOverlap="1" wp14:anchorId="14765464" wp14:editId="33DD9824">
              <wp:simplePos x="0" y="0"/>
              <wp:positionH relativeFrom="page">
                <wp:posOffset>4446</wp:posOffset>
              </wp:positionH>
              <wp:positionV relativeFrom="page">
                <wp:posOffset>9790175</wp:posOffset>
              </wp:positionV>
              <wp:extent cx="7767954" cy="261848"/>
              <wp:effectExtent l="0" t="0" r="0" b="0"/>
              <wp:wrapNone/>
              <wp:docPr id="13038" name="Group 13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7954" cy="261848"/>
                        <a:chOff x="0" y="0"/>
                        <a:chExt cx="7767954" cy="261848"/>
                      </a:xfrm>
                    </wpg:grpSpPr>
                    <wps:wsp>
                      <wps:cNvPr id="13524" name="Shape 13524"/>
                      <wps:cNvSpPr/>
                      <wps:spPr>
                        <a:xfrm>
                          <a:off x="0" y="5307"/>
                          <a:ext cx="7767954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7954" h="256540">
                              <a:moveTo>
                                <a:pt x="0" y="0"/>
                              </a:moveTo>
                              <a:lnTo>
                                <a:pt x="7767954" y="0"/>
                              </a:lnTo>
                              <a:lnTo>
                                <a:pt x="7767954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039" name="Picture 1303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4634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13038" style="position:absolute;margin-left:.35pt;margin-top:770.9pt;width:611.65pt;height:20.6pt;z-index:-251653120;mso-position-horizontal-relative:page;mso-position-vertical-relative:page" coordsize="77679,2618" o:spid="_x0000_s1026" w14:anchorId="2C997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">
              <v:shape id="Shape 13524" style="position:absolute;top:53;width:77679;height:2565;visibility:visible;mso-wrap-style:square;v-text-anchor:top" coordsize="7767954,256540" o:spid="_x0000_s1027" fillcolor="#76cdd8" stroked="f" strokeweight="0" path="m,l7767954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">
                <v:stroke miterlimit="83231f" joinstyle="miter"/>
                <v:path textboxrect="0,0,7767954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3039" style="position:absolute;left:2546;width:18440;height:216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">
                <v:imagedata o:title="" r:id="rId1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1595A"/>
    <w:multiLevelType w:val="hybridMultilevel"/>
    <w:tmpl w:val="EBEE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36215"/>
    <w:multiLevelType w:val="hybridMultilevel"/>
    <w:tmpl w:val="3146CBDA"/>
    <w:lvl w:ilvl="0" w:tplc="1F64B368">
      <w:start w:val="1"/>
      <w:numFmt w:val="bullet"/>
      <w:lvlText w:val="•"/>
      <w:lvlJc w:val="left"/>
      <w:pPr>
        <w:ind w:left="9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001A1A">
      <w:start w:val="1"/>
      <w:numFmt w:val="bullet"/>
      <w:lvlText w:val="o"/>
      <w:lvlJc w:val="left"/>
      <w:pPr>
        <w:ind w:left="9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043A50">
      <w:start w:val="1"/>
      <w:numFmt w:val="bullet"/>
      <w:lvlText w:val="▪"/>
      <w:lvlJc w:val="left"/>
      <w:pPr>
        <w:ind w:left="10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E05944">
      <w:start w:val="1"/>
      <w:numFmt w:val="bullet"/>
      <w:lvlRestart w:val="0"/>
      <w:lvlText w:val="•"/>
      <w:lvlJc w:val="left"/>
      <w:pPr>
        <w:ind w:left="11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A2C80E">
      <w:start w:val="1"/>
      <w:numFmt w:val="bullet"/>
      <w:lvlText w:val="o"/>
      <w:lvlJc w:val="left"/>
      <w:pPr>
        <w:ind w:left="11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8A411E">
      <w:start w:val="1"/>
      <w:numFmt w:val="bullet"/>
      <w:lvlText w:val="▪"/>
      <w:lvlJc w:val="left"/>
      <w:pPr>
        <w:ind w:left="12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DC8126">
      <w:start w:val="1"/>
      <w:numFmt w:val="bullet"/>
      <w:lvlText w:val="•"/>
      <w:lvlJc w:val="left"/>
      <w:pPr>
        <w:ind w:left="13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DA5338">
      <w:start w:val="1"/>
      <w:numFmt w:val="bullet"/>
      <w:lvlText w:val="o"/>
      <w:lvlJc w:val="left"/>
      <w:pPr>
        <w:ind w:left="14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043790">
      <w:start w:val="1"/>
      <w:numFmt w:val="bullet"/>
      <w:lvlText w:val="▪"/>
      <w:lvlJc w:val="left"/>
      <w:pPr>
        <w:ind w:left="14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9B3352"/>
    <w:multiLevelType w:val="hybridMultilevel"/>
    <w:tmpl w:val="011C0D3E"/>
    <w:lvl w:ilvl="0" w:tplc="76481824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AC7CEC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C63744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BE4318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5A68C4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5030E4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7A3BA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CE6917C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822378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696B7C"/>
    <w:multiLevelType w:val="hybridMultilevel"/>
    <w:tmpl w:val="648E0BDE"/>
    <w:lvl w:ilvl="0" w:tplc="A8FC799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02353C">
      <w:start w:val="1"/>
      <w:numFmt w:val="decimal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D0B62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4E177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D258D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74C93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18A86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6E907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BC670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2D5356"/>
    <w:multiLevelType w:val="hybridMultilevel"/>
    <w:tmpl w:val="BF18B642"/>
    <w:lvl w:ilvl="0" w:tplc="7A78B73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842F2E">
      <w:start w:val="3"/>
      <w:numFmt w:val="decimal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9E8A1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BE53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D24A6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66BE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3A48C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CAD99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68581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A803E0"/>
    <w:multiLevelType w:val="hybridMultilevel"/>
    <w:tmpl w:val="8E420594"/>
    <w:lvl w:ilvl="0" w:tplc="6A409B9E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58998C">
      <w:start w:val="1"/>
      <w:numFmt w:val="decimal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583452">
      <w:start w:val="1"/>
      <w:numFmt w:val="bullet"/>
      <w:lvlText w:val="-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327490">
      <w:start w:val="1"/>
      <w:numFmt w:val="bullet"/>
      <w:lvlText w:val="•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B613CC">
      <w:start w:val="1"/>
      <w:numFmt w:val="bullet"/>
      <w:lvlText w:val="o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D83E6C">
      <w:start w:val="1"/>
      <w:numFmt w:val="bullet"/>
      <w:lvlText w:val="▪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28CC98">
      <w:start w:val="1"/>
      <w:numFmt w:val="bullet"/>
      <w:lvlText w:val="•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06DB2A">
      <w:start w:val="1"/>
      <w:numFmt w:val="bullet"/>
      <w:lvlText w:val="o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9EEA30">
      <w:start w:val="1"/>
      <w:numFmt w:val="bullet"/>
      <w:lvlText w:val="▪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2A580E"/>
    <w:multiLevelType w:val="hybridMultilevel"/>
    <w:tmpl w:val="BF246F32"/>
    <w:lvl w:ilvl="0" w:tplc="5524BE5C">
      <w:start w:val="1"/>
      <w:numFmt w:val="decimal"/>
      <w:lvlText w:val="%1"/>
      <w:lvlJc w:val="left"/>
      <w:pPr>
        <w:ind w:left="36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8CC26C">
      <w:start w:val="1"/>
      <w:numFmt w:val="lowerLetter"/>
      <w:lvlText w:val="%2"/>
      <w:lvlJc w:val="left"/>
      <w:pPr>
        <w:ind w:left="10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C8D4A4">
      <w:start w:val="1"/>
      <w:numFmt w:val="lowerRoman"/>
      <w:lvlText w:val="%3"/>
      <w:lvlJc w:val="left"/>
      <w:pPr>
        <w:ind w:left="18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6A5728">
      <w:start w:val="1"/>
      <w:numFmt w:val="decimal"/>
      <w:lvlText w:val="%4"/>
      <w:lvlJc w:val="left"/>
      <w:pPr>
        <w:ind w:left="252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D6D452">
      <w:start w:val="1"/>
      <w:numFmt w:val="decimal"/>
      <w:lvlRestart w:val="0"/>
      <w:lvlText w:val="%5."/>
      <w:lvlJc w:val="left"/>
      <w:pPr>
        <w:ind w:left="3226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276D2">
      <w:start w:val="1"/>
      <w:numFmt w:val="lowerRoman"/>
      <w:lvlText w:val="%6"/>
      <w:lvlJc w:val="left"/>
      <w:pPr>
        <w:ind w:left="396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784614">
      <w:start w:val="1"/>
      <w:numFmt w:val="decimal"/>
      <w:lvlText w:val="%7"/>
      <w:lvlJc w:val="left"/>
      <w:pPr>
        <w:ind w:left="468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40EFBA">
      <w:start w:val="1"/>
      <w:numFmt w:val="lowerLetter"/>
      <w:lvlText w:val="%8"/>
      <w:lvlJc w:val="left"/>
      <w:pPr>
        <w:ind w:left="540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1E8B8C">
      <w:start w:val="1"/>
      <w:numFmt w:val="lowerRoman"/>
      <w:lvlText w:val="%9"/>
      <w:lvlJc w:val="left"/>
      <w:pPr>
        <w:ind w:left="612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D64F9A"/>
    <w:multiLevelType w:val="hybridMultilevel"/>
    <w:tmpl w:val="3F1C9F46"/>
    <w:lvl w:ilvl="0" w:tplc="BAA6160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8E118A">
      <w:start w:val="1"/>
      <w:numFmt w:val="bullet"/>
      <w:lvlText w:val="o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CAF2C6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9E2AD4">
      <w:start w:val="1"/>
      <w:numFmt w:val="bullet"/>
      <w:lvlText w:val="•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B0D050">
      <w:start w:val="1"/>
      <w:numFmt w:val="bullet"/>
      <w:lvlText w:val="o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50CE90">
      <w:start w:val="1"/>
      <w:numFmt w:val="bullet"/>
      <w:lvlText w:val="▪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AC669A">
      <w:start w:val="1"/>
      <w:numFmt w:val="bullet"/>
      <w:lvlText w:val="•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E43F2A">
      <w:start w:val="1"/>
      <w:numFmt w:val="bullet"/>
      <w:lvlText w:val="o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88411C">
      <w:start w:val="1"/>
      <w:numFmt w:val="bullet"/>
      <w:lvlText w:val="▪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AC2687"/>
    <w:multiLevelType w:val="multilevel"/>
    <w:tmpl w:val="C6D8E4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41FF9"/>
    <w:multiLevelType w:val="hybridMultilevel"/>
    <w:tmpl w:val="961EA208"/>
    <w:lvl w:ilvl="0" w:tplc="BB16DFA6">
      <w:start w:val="1"/>
      <w:numFmt w:val="decimal"/>
      <w:lvlText w:val="%1."/>
      <w:lvlJc w:val="left"/>
      <w:pPr>
        <w:ind w:left="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162338">
      <w:start w:val="1"/>
      <w:numFmt w:val="lowerLetter"/>
      <w:lvlText w:val="%2"/>
      <w:lvlJc w:val="left"/>
      <w:pPr>
        <w:ind w:left="10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94C71C">
      <w:start w:val="1"/>
      <w:numFmt w:val="lowerRoman"/>
      <w:lvlText w:val="%3"/>
      <w:lvlJc w:val="left"/>
      <w:pPr>
        <w:ind w:left="18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88AB8E">
      <w:start w:val="1"/>
      <w:numFmt w:val="decimal"/>
      <w:lvlText w:val="%4"/>
      <w:lvlJc w:val="left"/>
      <w:pPr>
        <w:ind w:left="252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90AEBE">
      <w:start w:val="1"/>
      <w:numFmt w:val="lowerLetter"/>
      <w:lvlText w:val="%5"/>
      <w:lvlJc w:val="left"/>
      <w:pPr>
        <w:ind w:left="324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5ED392">
      <w:start w:val="1"/>
      <w:numFmt w:val="lowerRoman"/>
      <w:lvlText w:val="%6"/>
      <w:lvlJc w:val="left"/>
      <w:pPr>
        <w:ind w:left="396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0070D0">
      <w:start w:val="1"/>
      <w:numFmt w:val="decimal"/>
      <w:lvlText w:val="%7"/>
      <w:lvlJc w:val="left"/>
      <w:pPr>
        <w:ind w:left="46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265A46">
      <w:start w:val="1"/>
      <w:numFmt w:val="lowerLetter"/>
      <w:lvlText w:val="%8"/>
      <w:lvlJc w:val="left"/>
      <w:pPr>
        <w:ind w:left="54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003198">
      <w:start w:val="1"/>
      <w:numFmt w:val="lowerRoman"/>
      <w:lvlText w:val="%9"/>
      <w:lvlJc w:val="left"/>
      <w:pPr>
        <w:ind w:left="612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89033D1"/>
    <w:multiLevelType w:val="multilevel"/>
    <w:tmpl w:val="EE3042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AC298C"/>
    <w:multiLevelType w:val="hybridMultilevel"/>
    <w:tmpl w:val="2F9CF49C"/>
    <w:lvl w:ilvl="0" w:tplc="A3A435F8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063534">
      <w:start w:val="1"/>
      <w:numFmt w:val="bullet"/>
      <w:lvlText w:val="o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BC1A6E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B2B7BA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225626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909B3A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BCD2F0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EE5D82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882A2D2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F8D4A82"/>
    <w:multiLevelType w:val="hybridMultilevel"/>
    <w:tmpl w:val="348C62FE"/>
    <w:lvl w:ilvl="0" w:tplc="FEB05DA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26D57E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B28B14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B27F5E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401A92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5EAFFC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6A487E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1AC610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B412F0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01621B"/>
    <w:multiLevelType w:val="hybridMultilevel"/>
    <w:tmpl w:val="FB2418A4"/>
    <w:lvl w:ilvl="0" w:tplc="B5BC7B4C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A43ADE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322938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248D1A6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C2B5EE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BC904A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B20498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FAD58E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CA018C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96348F"/>
    <w:multiLevelType w:val="multilevel"/>
    <w:tmpl w:val="34900A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AB68CD"/>
    <w:multiLevelType w:val="hybridMultilevel"/>
    <w:tmpl w:val="81ECB222"/>
    <w:lvl w:ilvl="0" w:tplc="381C11B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4E92BE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C232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9073F6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B038B8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31A30E2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B4D7A4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7A360A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0AC41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CA21F73"/>
    <w:multiLevelType w:val="hybridMultilevel"/>
    <w:tmpl w:val="4BEC1D30"/>
    <w:lvl w:ilvl="0" w:tplc="0D386080">
      <w:start w:val="1"/>
      <w:numFmt w:val="bullet"/>
      <w:lvlText w:val="o"/>
      <w:lvlJc w:val="left"/>
      <w:pPr>
        <w:ind w:left="12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803936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12EE72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5EBC0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4C17CC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06AF4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020AD4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6A6CD96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54DD2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0F16E8B"/>
    <w:multiLevelType w:val="hybridMultilevel"/>
    <w:tmpl w:val="1CEA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B7762"/>
    <w:multiLevelType w:val="hybridMultilevel"/>
    <w:tmpl w:val="3CE81276"/>
    <w:lvl w:ilvl="0" w:tplc="AFF6FF54">
      <w:start w:val="1"/>
      <w:numFmt w:val="decimal"/>
      <w:lvlText w:val="%1."/>
      <w:lvlJc w:val="left"/>
      <w:pPr>
        <w:ind w:left="720" w:hanging="360"/>
      </w:pPr>
    </w:lvl>
    <w:lvl w:ilvl="1" w:tplc="DD9C395C">
      <w:start w:val="1"/>
      <w:numFmt w:val="lowerLetter"/>
      <w:lvlText w:val="%2."/>
      <w:lvlJc w:val="left"/>
      <w:pPr>
        <w:ind w:left="1440" w:hanging="360"/>
      </w:pPr>
    </w:lvl>
    <w:lvl w:ilvl="2" w:tplc="D5E651B4">
      <w:start w:val="1"/>
      <w:numFmt w:val="lowerRoman"/>
      <w:lvlText w:val="%3."/>
      <w:lvlJc w:val="right"/>
      <w:pPr>
        <w:ind w:left="2160" w:hanging="180"/>
      </w:pPr>
    </w:lvl>
    <w:lvl w:ilvl="3" w:tplc="F4E8FEDC">
      <w:start w:val="1"/>
      <w:numFmt w:val="decimal"/>
      <w:lvlText w:val="%4."/>
      <w:lvlJc w:val="left"/>
      <w:pPr>
        <w:ind w:left="2880" w:hanging="360"/>
      </w:pPr>
    </w:lvl>
    <w:lvl w:ilvl="4" w:tplc="DBDAEA00">
      <w:start w:val="1"/>
      <w:numFmt w:val="lowerLetter"/>
      <w:lvlText w:val="%5."/>
      <w:lvlJc w:val="left"/>
      <w:pPr>
        <w:ind w:left="3600" w:hanging="360"/>
      </w:pPr>
    </w:lvl>
    <w:lvl w:ilvl="5" w:tplc="C9AA3DB0">
      <w:start w:val="1"/>
      <w:numFmt w:val="lowerRoman"/>
      <w:lvlText w:val="%6."/>
      <w:lvlJc w:val="right"/>
      <w:pPr>
        <w:ind w:left="4320" w:hanging="180"/>
      </w:pPr>
    </w:lvl>
    <w:lvl w:ilvl="6" w:tplc="D550E328">
      <w:start w:val="1"/>
      <w:numFmt w:val="decimal"/>
      <w:lvlText w:val="%7."/>
      <w:lvlJc w:val="left"/>
      <w:pPr>
        <w:ind w:left="5040" w:hanging="360"/>
      </w:pPr>
    </w:lvl>
    <w:lvl w:ilvl="7" w:tplc="2A1275D0">
      <w:start w:val="1"/>
      <w:numFmt w:val="lowerLetter"/>
      <w:lvlText w:val="%8."/>
      <w:lvlJc w:val="left"/>
      <w:pPr>
        <w:ind w:left="5760" w:hanging="360"/>
      </w:pPr>
    </w:lvl>
    <w:lvl w:ilvl="8" w:tplc="1F2AD59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E4428F"/>
    <w:multiLevelType w:val="hybridMultilevel"/>
    <w:tmpl w:val="5746ABA2"/>
    <w:lvl w:ilvl="0" w:tplc="049C1054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645D8C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685652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CAB40E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DEBA96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32F6EC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2AE0A2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BA1E24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1F267FC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920623"/>
    <w:multiLevelType w:val="hybridMultilevel"/>
    <w:tmpl w:val="328EF8E4"/>
    <w:lvl w:ilvl="0" w:tplc="C77EA418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FC5B94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16CA50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063786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62584E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3266B6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B4E1F6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603C8A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481996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2117447"/>
    <w:multiLevelType w:val="hybridMultilevel"/>
    <w:tmpl w:val="36525164"/>
    <w:lvl w:ilvl="0" w:tplc="C818D1D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1A9C9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A6E52E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FACD218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F0919E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64FE5C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B8E5F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5EDC6C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BAAD42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EF6293D"/>
    <w:multiLevelType w:val="hybridMultilevel"/>
    <w:tmpl w:val="F2147B3E"/>
    <w:lvl w:ilvl="0" w:tplc="56B4CF9C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093303"/>
    <w:multiLevelType w:val="hybridMultilevel"/>
    <w:tmpl w:val="598CDE0A"/>
    <w:lvl w:ilvl="0" w:tplc="C40C84B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A02A8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5E935A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C4304A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F04A78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9ED658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20256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5C6E22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DA2CCC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11"/>
  </w:num>
  <w:num w:numId="3">
    <w:abstractNumId w:val="13"/>
  </w:num>
  <w:num w:numId="4">
    <w:abstractNumId w:val="1"/>
  </w:num>
  <w:num w:numId="5">
    <w:abstractNumId w:val="21"/>
  </w:num>
  <w:num w:numId="6">
    <w:abstractNumId w:val="23"/>
  </w:num>
  <w:num w:numId="7">
    <w:abstractNumId w:val="6"/>
  </w:num>
  <w:num w:numId="8">
    <w:abstractNumId w:val="5"/>
  </w:num>
  <w:num w:numId="9">
    <w:abstractNumId w:val="3"/>
  </w:num>
  <w:num w:numId="10">
    <w:abstractNumId w:val="4"/>
  </w:num>
  <w:num w:numId="11">
    <w:abstractNumId w:val="19"/>
  </w:num>
  <w:num w:numId="12">
    <w:abstractNumId w:val="20"/>
  </w:num>
  <w:num w:numId="13">
    <w:abstractNumId w:val="2"/>
  </w:num>
  <w:num w:numId="14">
    <w:abstractNumId w:val="7"/>
  </w:num>
  <w:num w:numId="15">
    <w:abstractNumId w:val="15"/>
  </w:num>
  <w:num w:numId="16">
    <w:abstractNumId w:val="12"/>
  </w:num>
  <w:num w:numId="17">
    <w:abstractNumId w:val="9"/>
  </w:num>
  <w:num w:numId="18">
    <w:abstractNumId w:val="10"/>
  </w:num>
  <w:num w:numId="19">
    <w:abstractNumId w:val="22"/>
  </w:num>
  <w:num w:numId="20">
    <w:abstractNumId w:val="14"/>
  </w:num>
  <w:num w:numId="21">
    <w:abstractNumId w:val="8"/>
  </w:num>
  <w:num w:numId="22">
    <w:abstractNumId w:val="17"/>
  </w:num>
  <w:num w:numId="23">
    <w:abstractNumId w:val="0"/>
  </w:num>
  <w:num w:numId="24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ikhan Zhaksylykov">
    <w15:presenceInfo w15:providerId="Windows Live" w15:userId="fc03ba4db98d85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AyMTAxMzS3MDI0MDNT0lEKTi0uzszPAymwqAUARAA3ESwAAAA="/>
  </w:docVars>
  <w:rsids>
    <w:rsidRoot w:val="00B66CBE"/>
    <w:rsid w:val="000165C5"/>
    <w:rsid w:val="0001791A"/>
    <w:rsid w:val="000937B3"/>
    <w:rsid w:val="000E4CB6"/>
    <w:rsid w:val="001055ED"/>
    <w:rsid w:val="00106C87"/>
    <w:rsid w:val="0017523C"/>
    <w:rsid w:val="00194F7A"/>
    <w:rsid w:val="001D2B4E"/>
    <w:rsid w:val="001D6657"/>
    <w:rsid w:val="001E2FD4"/>
    <w:rsid w:val="00273851"/>
    <w:rsid w:val="002E3EB4"/>
    <w:rsid w:val="003217F6"/>
    <w:rsid w:val="00362DA1"/>
    <w:rsid w:val="00363C78"/>
    <w:rsid w:val="00404A12"/>
    <w:rsid w:val="004265F1"/>
    <w:rsid w:val="00473385"/>
    <w:rsid w:val="00480031"/>
    <w:rsid w:val="004B4864"/>
    <w:rsid w:val="004F5C21"/>
    <w:rsid w:val="005444E8"/>
    <w:rsid w:val="00563862"/>
    <w:rsid w:val="005E70F9"/>
    <w:rsid w:val="00607161"/>
    <w:rsid w:val="00626857"/>
    <w:rsid w:val="00645300"/>
    <w:rsid w:val="0069791A"/>
    <w:rsid w:val="006C287F"/>
    <w:rsid w:val="006C456A"/>
    <w:rsid w:val="006E00E8"/>
    <w:rsid w:val="006F3EC7"/>
    <w:rsid w:val="00703290"/>
    <w:rsid w:val="0071047F"/>
    <w:rsid w:val="00711C52"/>
    <w:rsid w:val="007728E4"/>
    <w:rsid w:val="007833FA"/>
    <w:rsid w:val="00787524"/>
    <w:rsid w:val="007C4E0F"/>
    <w:rsid w:val="00853230"/>
    <w:rsid w:val="00856DB0"/>
    <w:rsid w:val="0087459D"/>
    <w:rsid w:val="008A0B10"/>
    <w:rsid w:val="008A39C6"/>
    <w:rsid w:val="008A7F8B"/>
    <w:rsid w:val="00930F09"/>
    <w:rsid w:val="009317DB"/>
    <w:rsid w:val="00986EC3"/>
    <w:rsid w:val="009D7D1F"/>
    <w:rsid w:val="009E1F66"/>
    <w:rsid w:val="009E6DDD"/>
    <w:rsid w:val="00A05AB7"/>
    <w:rsid w:val="00A453A2"/>
    <w:rsid w:val="00A47C12"/>
    <w:rsid w:val="00A85A65"/>
    <w:rsid w:val="00B34F15"/>
    <w:rsid w:val="00B66CBE"/>
    <w:rsid w:val="00C078B8"/>
    <w:rsid w:val="00C10A37"/>
    <w:rsid w:val="00C47CED"/>
    <w:rsid w:val="00C6239A"/>
    <w:rsid w:val="00C8728C"/>
    <w:rsid w:val="00D3413D"/>
    <w:rsid w:val="00D642A7"/>
    <w:rsid w:val="00DC2F10"/>
    <w:rsid w:val="00DF025D"/>
    <w:rsid w:val="00E21DCB"/>
    <w:rsid w:val="00E57156"/>
    <w:rsid w:val="00E972C1"/>
    <w:rsid w:val="00F3451E"/>
    <w:rsid w:val="00F34BA2"/>
    <w:rsid w:val="00F76013"/>
    <w:rsid w:val="00F910E5"/>
    <w:rsid w:val="00F94331"/>
    <w:rsid w:val="00FA1842"/>
    <w:rsid w:val="110095BD"/>
    <w:rsid w:val="19EBABE4"/>
    <w:rsid w:val="202E39EC"/>
    <w:rsid w:val="20CB7CD0"/>
    <w:rsid w:val="2816DCA4"/>
    <w:rsid w:val="36BA43F1"/>
    <w:rsid w:val="428BF7EB"/>
    <w:rsid w:val="4682D2C5"/>
    <w:rsid w:val="4786ED42"/>
    <w:rsid w:val="51218489"/>
    <w:rsid w:val="58FBDB86"/>
    <w:rsid w:val="6B228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9D1D7B"/>
  <w15:docId w15:val="{1FE5312E-BB63-44B1-A40D-7B3003CE7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basedOn w:val="a0"/>
    <w:next w:val="a"/>
    <w:link w:val="10"/>
    <w:uiPriority w:val="9"/>
    <w:qFormat/>
    <w:rsid w:val="009E1F66"/>
    <w:pPr>
      <w:numPr>
        <w:numId w:val="19"/>
      </w:numPr>
      <w:outlineLvl w:val="0"/>
    </w:pPr>
    <w:rPr>
      <w:rFonts w:ascii="Arial" w:hAnsi="Arial" w:cs="Arial"/>
      <w:b/>
      <w:bCs/>
      <w:sz w:val="28"/>
      <w:szCs w:val="28"/>
      <w:u w:val="single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hd w:val="clear" w:color="auto" w:fill="418AB3"/>
      <w:spacing w:after="92"/>
      <w:ind w:left="10" w:hanging="10"/>
      <w:outlineLvl w:val="1"/>
    </w:pPr>
    <w:rPr>
      <w:rFonts w:ascii="Franklin Gothic Book" w:eastAsia="Franklin Gothic Book" w:hAnsi="Franklin Gothic Book" w:cs="Franklin Gothic Book"/>
      <w:color w:va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Franklin Gothic Book" w:eastAsia="Franklin Gothic Book" w:hAnsi="Franklin Gothic Book" w:cs="Franklin Gothic Book"/>
      <w:color w:val="FFFFFF"/>
      <w:sz w:val="22"/>
    </w:rPr>
  </w:style>
  <w:style w:type="character" w:customStyle="1" w:styleId="10">
    <w:name w:val="Заголовок 1 Знак"/>
    <w:link w:val="1"/>
    <w:uiPriority w:val="9"/>
    <w:rsid w:val="009E1F66"/>
    <w:rPr>
      <w:rFonts w:ascii="Arial" w:eastAsia="Calibri" w:hAnsi="Arial" w:cs="Arial"/>
      <w:b/>
      <w:bCs/>
      <w:color w:val="000000"/>
      <w:sz w:val="28"/>
      <w:szCs w:val="28"/>
      <w:u w:val="single"/>
    </w:rPr>
  </w:style>
  <w:style w:type="paragraph" w:styleId="11">
    <w:name w:val="toc 1"/>
    <w:hidden/>
    <w:uiPriority w:val="39"/>
    <w:pPr>
      <w:spacing w:after="102" w:line="265" w:lineRule="auto"/>
      <w:ind w:left="25" w:right="23" w:hanging="10"/>
    </w:pPr>
    <w:rPr>
      <w:rFonts w:ascii="Franklin Gothic Book" w:eastAsia="Franklin Gothic Book" w:hAnsi="Franklin Gothic Book" w:cs="Franklin Gothic Book"/>
      <w:color w:val="000000"/>
      <w:sz w:val="20"/>
    </w:rPr>
  </w:style>
  <w:style w:type="paragraph" w:styleId="a4">
    <w:name w:val="Normal (Web)"/>
    <w:basedOn w:val="a"/>
    <w:uiPriority w:val="99"/>
    <w:unhideWhenUsed/>
    <w:rsid w:val="00F34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styleId="a5">
    <w:name w:val="Strong"/>
    <w:basedOn w:val="a1"/>
    <w:uiPriority w:val="22"/>
    <w:qFormat/>
    <w:rsid w:val="00F34BA2"/>
    <w:rPr>
      <w:b/>
      <w:bCs/>
    </w:rPr>
  </w:style>
  <w:style w:type="paragraph" w:customStyle="1" w:styleId="list-item">
    <w:name w:val="list-item"/>
    <w:basedOn w:val="a"/>
    <w:rsid w:val="00F34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styleId="a6">
    <w:name w:val="Hyperlink"/>
    <w:basedOn w:val="a1"/>
    <w:uiPriority w:val="99"/>
    <w:unhideWhenUsed/>
    <w:rsid w:val="00F34BA2"/>
    <w:rPr>
      <w:color w:val="0000FF"/>
      <w:u w:val="single"/>
    </w:rPr>
  </w:style>
  <w:style w:type="character" w:styleId="a7">
    <w:name w:val="annotation reference"/>
    <w:basedOn w:val="a1"/>
    <w:uiPriority w:val="99"/>
    <w:semiHidden/>
    <w:unhideWhenUsed/>
    <w:rsid w:val="00F34BA2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F34BA2"/>
    <w:pPr>
      <w:spacing w:after="0" w:line="240" w:lineRule="auto"/>
    </w:pPr>
    <w:rPr>
      <w:rFonts w:asciiTheme="minorHAnsi" w:eastAsiaTheme="minorHAnsi" w:hAnsiTheme="minorHAnsi" w:cstheme="minorBidi"/>
      <w:color w:val="auto"/>
      <w:sz w:val="20"/>
      <w:szCs w:val="20"/>
      <w:lang w:val="ru-RU"/>
    </w:rPr>
  </w:style>
  <w:style w:type="character" w:customStyle="1" w:styleId="a9">
    <w:name w:val="Текст примечания Знак"/>
    <w:basedOn w:val="a1"/>
    <w:link w:val="a8"/>
    <w:uiPriority w:val="99"/>
    <w:rsid w:val="00F34BA2"/>
    <w:rPr>
      <w:rFonts w:eastAsiaTheme="minorHAnsi"/>
      <w:sz w:val="20"/>
      <w:szCs w:val="20"/>
      <w:lang w:val="ru-RU"/>
    </w:rPr>
  </w:style>
  <w:style w:type="paragraph" w:styleId="aa">
    <w:name w:val="TOC Heading"/>
    <w:basedOn w:val="1"/>
    <w:next w:val="a"/>
    <w:link w:val="ab"/>
    <w:uiPriority w:val="39"/>
    <w:unhideWhenUsed/>
    <w:qFormat/>
    <w:rsid w:val="00F34BA2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0">
    <w:name w:val="List Paragraph"/>
    <w:aliases w:val="style 2"/>
    <w:basedOn w:val="a"/>
    <w:link w:val="ac"/>
    <w:uiPriority w:val="34"/>
    <w:qFormat/>
    <w:rsid w:val="00F34BA2"/>
    <w:pPr>
      <w:ind w:left="720"/>
      <w:contextualSpacing/>
    </w:pPr>
  </w:style>
  <w:style w:type="paragraph" w:styleId="ad">
    <w:name w:val="footer"/>
    <w:basedOn w:val="a"/>
    <w:link w:val="ae"/>
    <w:uiPriority w:val="99"/>
    <w:unhideWhenUsed/>
    <w:rsid w:val="005E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E70F9"/>
    <w:rPr>
      <w:rFonts w:ascii="Calibri" w:eastAsia="Calibri" w:hAnsi="Calibri" w:cs="Calibri"/>
      <w:color w:val="000000"/>
    </w:rPr>
  </w:style>
  <w:style w:type="paragraph" w:styleId="af">
    <w:name w:val="header"/>
    <w:basedOn w:val="a"/>
    <w:link w:val="af0"/>
    <w:uiPriority w:val="99"/>
    <w:semiHidden/>
    <w:unhideWhenUsed/>
    <w:rsid w:val="005E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semiHidden/>
    <w:rsid w:val="005E70F9"/>
    <w:rPr>
      <w:rFonts w:ascii="Calibri" w:eastAsia="Calibri" w:hAnsi="Calibri" w:cs="Calibri"/>
      <w:color w:val="000000"/>
    </w:rPr>
  </w:style>
  <w:style w:type="character" w:customStyle="1" w:styleId="ac">
    <w:name w:val="Абзац списка Знак"/>
    <w:aliases w:val="style 2 Знак"/>
    <w:link w:val="a0"/>
    <w:uiPriority w:val="34"/>
    <w:locked/>
    <w:rsid w:val="006F3EC7"/>
    <w:rPr>
      <w:rFonts w:ascii="Calibri" w:eastAsia="Calibri" w:hAnsi="Calibri" w:cs="Calibri"/>
      <w:color w:val="000000"/>
    </w:rPr>
  </w:style>
  <w:style w:type="paragraph" w:customStyle="1" w:styleId="Style1">
    <w:name w:val="Style1"/>
    <w:basedOn w:val="aa"/>
    <w:link w:val="Style1Char"/>
    <w:qFormat/>
    <w:rsid w:val="000165C5"/>
    <w:pPr>
      <w:shd w:val="clear" w:color="auto" w:fill="008ACE"/>
    </w:pPr>
    <w:rPr>
      <w:rFonts w:ascii="Calibri" w:hAnsi="Calibri" w:cs="Calibri"/>
      <w:b w:val="0"/>
      <w:bCs w:val="0"/>
      <w:color w:val="FFFFFF" w:themeColor="background1"/>
      <w:sz w:val="22"/>
      <w:szCs w:val="22"/>
      <w:u w:val="none"/>
    </w:rPr>
  </w:style>
  <w:style w:type="paragraph" w:styleId="af1">
    <w:name w:val="No Spacing"/>
    <w:uiPriority w:val="1"/>
    <w:qFormat/>
    <w:rsid w:val="006C456A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ab">
    <w:name w:val="Заголовок оглавления Знак"/>
    <w:basedOn w:val="10"/>
    <w:link w:val="aa"/>
    <w:uiPriority w:val="39"/>
    <w:rsid w:val="000165C5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u w:val="single"/>
    </w:rPr>
  </w:style>
  <w:style w:type="character" w:customStyle="1" w:styleId="Style1Char">
    <w:name w:val="Style1 Char"/>
    <w:basedOn w:val="ab"/>
    <w:link w:val="Style1"/>
    <w:rsid w:val="000165C5"/>
    <w:rPr>
      <w:rFonts w:ascii="Calibri" w:eastAsiaTheme="majorEastAsia" w:hAnsi="Calibri" w:cs="Calibri"/>
      <w:b w:val="0"/>
      <w:bCs w:val="0"/>
      <w:color w:val="FFFFFF" w:themeColor="background1"/>
      <w:sz w:val="32"/>
      <w:szCs w:val="32"/>
      <w:u w:val="single"/>
      <w:shd w:val="clear" w:color="auto" w:fill="008ACE"/>
    </w:rPr>
  </w:style>
  <w:style w:type="paragraph" w:styleId="af2">
    <w:name w:val="Revision"/>
    <w:hidden/>
    <w:uiPriority w:val="99"/>
    <w:semiHidden/>
    <w:rsid w:val="00F910E5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af3">
    <w:name w:val="annotation subject"/>
    <w:basedOn w:val="a8"/>
    <w:next w:val="a8"/>
    <w:link w:val="af4"/>
    <w:uiPriority w:val="99"/>
    <w:semiHidden/>
    <w:unhideWhenUsed/>
    <w:rsid w:val="00F910E5"/>
    <w:pPr>
      <w:spacing w:after="160"/>
    </w:pPr>
    <w:rPr>
      <w:rFonts w:ascii="Calibri" w:eastAsia="Calibri" w:hAnsi="Calibri" w:cs="Calibri"/>
      <w:b/>
      <w:bCs/>
      <w:color w:val="000000"/>
      <w:lang w:val="en-US"/>
    </w:rPr>
  </w:style>
  <w:style w:type="character" w:customStyle="1" w:styleId="af4">
    <w:name w:val="Тема примечания Знак"/>
    <w:basedOn w:val="a9"/>
    <w:link w:val="af3"/>
    <w:uiPriority w:val="99"/>
    <w:semiHidden/>
    <w:rsid w:val="00F910E5"/>
    <w:rPr>
      <w:rFonts w:ascii="Calibri" w:eastAsia="Calibri" w:hAnsi="Calibri" w:cs="Calibri"/>
      <w:b/>
      <w:bCs/>
      <w:color w:val="000000"/>
      <w:sz w:val="20"/>
      <w:szCs w:val="20"/>
      <w:lang w:val="ru-RU"/>
    </w:rPr>
  </w:style>
  <w:style w:type="character" w:customStyle="1" w:styleId="Mention">
    <w:name w:val="Mention"/>
    <w:basedOn w:val="a1"/>
    <w:uiPriority w:val="99"/>
    <w:unhideWhenUsed/>
    <w:rsid w:val="00A453A2"/>
    <w:rPr>
      <w:color w:val="2B579A"/>
      <w:shd w:val="clear" w:color="auto" w:fill="E1DFDD"/>
    </w:rPr>
  </w:style>
  <w:style w:type="paragraph" w:styleId="af5">
    <w:name w:val="Balloon Text"/>
    <w:basedOn w:val="a"/>
    <w:link w:val="af6"/>
    <w:uiPriority w:val="99"/>
    <w:semiHidden/>
    <w:unhideWhenUsed/>
    <w:rsid w:val="004265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4265F1"/>
    <w:rPr>
      <w:rFonts w:ascii="Segoe UI" w:eastAsia="Calibri" w:hAnsi="Segoe UI" w:cs="Segoe UI"/>
      <w:color w:val="000000"/>
      <w:sz w:val="18"/>
      <w:szCs w:val="18"/>
    </w:rPr>
  </w:style>
  <w:style w:type="character" w:styleId="af7">
    <w:name w:val="FollowedHyperlink"/>
    <w:basedOn w:val="a1"/>
    <w:uiPriority w:val="99"/>
    <w:semiHidden/>
    <w:unhideWhenUsed/>
    <w:rsid w:val="004265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7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microsoft.com/office/2016/09/relationships/commentsIds" Target="commentsIds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7" Type="http://schemas.openxmlformats.org/officeDocument/2006/relationships/image" Target="media/image90.png"/><Relationship Id="rId2" Type="http://schemas.openxmlformats.org/officeDocument/2006/relationships/image" Target="media/image20.png"/><Relationship Id="rId1" Type="http://schemas.openxmlformats.org/officeDocument/2006/relationships/image" Target="media/image21.png"/><Relationship Id="rId6" Type="http://schemas.openxmlformats.org/officeDocument/2006/relationships/image" Target="media/image80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80.png"/><Relationship Id="rId2" Type="http://schemas.openxmlformats.org/officeDocument/2006/relationships/image" Target="media/image20.png"/><Relationship Id="rId1" Type="http://schemas.openxmlformats.org/officeDocument/2006/relationships/image" Target="media/image21.png"/><Relationship Id="rId9" Type="http://schemas.openxmlformats.org/officeDocument/2006/relationships/image" Target="media/image9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4.svg"/><Relationship Id="rId1" Type="http://schemas.openxmlformats.org/officeDocument/2006/relationships/image" Target="media/image19.png"/><Relationship Id="rId4" Type="http://schemas.openxmlformats.org/officeDocument/2006/relationships/image" Target="media/image6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4.svg"/><Relationship Id="rId1" Type="http://schemas.openxmlformats.org/officeDocument/2006/relationships/image" Target="media/image19.png"/><Relationship Id="rId10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2f1ebf5-a8a2-454a-a1d0-6843de7f9093">
      <Terms xmlns="http://schemas.microsoft.com/office/infopath/2007/PartnerControls"/>
    </lcf76f155ced4ddcb4097134ff3c332f>
    <SharedWithUsers xmlns="f1ccc7c4-accf-4228-a7a9-5cd8e4c2a7c6">
      <UserInfo>
        <DisplayName>Adam Morrison</DisplayName>
        <AccountId>58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765F5B45146B48AF9156A2AB30669F" ma:contentTypeVersion="12" ma:contentTypeDescription="Create a new document." ma:contentTypeScope="" ma:versionID="b1a80a372ad3886f1196dcd65f2fac04">
  <xsd:schema xmlns:xsd="http://www.w3.org/2001/XMLSchema" xmlns:xs="http://www.w3.org/2001/XMLSchema" xmlns:p="http://schemas.microsoft.com/office/2006/metadata/properties" xmlns:ns2="d2f1ebf5-a8a2-454a-a1d0-6843de7f9093" xmlns:ns3="f1ccc7c4-accf-4228-a7a9-5cd8e4c2a7c6" targetNamespace="http://schemas.microsoft.com/office/2006/metadata/properties" ma:root="true" ma:fieldsID="b9a53192127bf07673135a76c7fc6a35" ns2:_="" ns3:_="">
    <xsd:import namespace="d2f1ebf5-a8a2-454a-a1d0-6843de7f9093"/>
    <xsd:import namespace="f1ccc7c4-accf-4228-a7a9-5cd8e4c2a7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f1ebf5-a8a2-454a-a1d0-6843de7f9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ccc7c4-accf-4228-a7a9-5cd8e4c2a7c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7F79A-8901-49F4-9A68-624DE7BE78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5BA488-DD22-41F1-9049-B3CA52D07712}">
  <ds:schemaRefs>
    <ds:schemaRef ds:uri="http://schemas.microsoft.com/office/2006/metadata/properties"/>
    <ds:schemaRef ds:uri="http://schemas.microsoft.com/office/infopath/2007/PartnerControls"/>
    <ds:schemaRef ds:uri="d2f1ebf5-a8a2-454a-a1d0-6843de7f9093"/>
    <ds:schemaRef ds:uri="f1ccc7c4-accf-4228-a7a9-5cd8e4c2a7c6"/>
  </ds:schemaRefs>
</ds:datastoreItem>
</file>

<file path=customXml/itemProps3.xml><?xml version="1.0" encoding="utf-8"?>
<ds:datastoreItem xmlns:ds="http://schemas.openxmlformats.org/officeDocument/2006/customXml" ds:itemID="{BD8B053A-0483-44EE-8176-69DD02CF9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f1ebf5-a8a2-454a-a1d0-6843de7f9093"/>
    <ds:schemaRef ds:uri="f1ccc7c4-accf-4228-a7a9-5cd8e4c2a7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E1CC82-1DFA-403A-904A-049E3C510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Nestorak</dc:creator>
  <cp:keywords/>
  <cp:lastModifiedBy>Alikhan Zhaksylykov</cp:lastModifiedBy>
  <cp:revision>51</cp:revision>
  <dcterms:created xsi:type="dcterms:W3CDTF">2023-02-07T23:06:00Z</dcterms:created>
  <dcterms:modified xsi:type="dcterms:W3CDTF">2023-12-25T15:01:00Z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0x010100C9765F5B45146B48AF9156A2AB30669F</vt:lpwstr>
  </property>
  <property fmtid="{D5CDD505-2E9C-101B-9397-08002B2CF9AE}" pid="3" name="MediaServiceImageTags">
    <vt:lpwstr/>
  </property>
</Properties>
</file>